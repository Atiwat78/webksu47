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DE199" w14:textId="4DC98296" w:rsidR="0037148B" w:rsidRPr="0037148B" w:rsidRDefault="0037148B" w:rsidP="0037148B">
      <w:pPr>
        <w:jc w:val="center"/>
        <w:rPr>
          <w:rFonts w:ascii="TH Sarabun PSK" w:eastAsia="TH Sarabun PSK" w:hAnsi="TH Sarabun PSK" w:cs="TH Sarabun PSK"/>
          <w:b/>
        </w:rPr>
      </w:pPr>
      <w:r w:rsidRPr="0037148B">
        <w:rPr>
          <w:rFonts w:ascii="TH Sarabun PSK" w:eastAsia="TH Sarabun PSK" w:hAnsi="TH Sarabun PSK" w:cs="TH Sarabun PSK"/>
          <w:b/>
        </w:rPr>
        <w:drawing>
          <wp:anchor distT="0" distB="0" distL="114300" distR="114300" simplePos="0" relativeHeight="251659264" behindDoc="1" locked="0" layoutInCell="1" allowOverlap="1" wp14:anchorId="5EC86D17" wp14:editId="2B4ADB6F">
            <wp:simplePos x="0" y="0"/>
            <wp:positionH relativeFrom="margin">
              <wp:posOffset>5232826</wp:posOffset>
            </wp:positionH>
            <wp:positionV relativeFrom="paragraph">
              <wp:posOffset>-410029</wp:posOffset>
            </wp:positionV>
            <wp:extent cx="737667" cy="984536"/>
            <wp:effectExtent l="0" t="0" r="5715" b="6350"/>
            <wp:wrapNone/>
            <wp:docPr id="532544350" name="Picture 3" descr="A person in a blue t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44350" name="Picture 3" descr="A person in a blue t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25" cy="98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148B">
        <w:rPr>
          <w:rFonts w:ascii="TH Sarabun PSK" w:eastAsia="TH Sarabun PSK" w:hAnsi="TH Sarabun PSK" w:cs="TH Sarabun PSK"/>
          <w:b/>
        </w:rPr>
        <w:t>ใบสมัครงานสหกิจศึกษา</w:t>
      </w:r>
    </w:p>
    <w:p w14:paraId="3F211632" w14:textId="1194870C" w:rsidR="00105404" w:rsidRPr="0037148B" w:rsidRDefault="00000000">
      <w:pPr>
        <w:jc w:val="center"/>
        <w:rPr>
          <w:rFonts w:ascii="TH Sarabun PSK" w:eastAsia="TH Sarabun PSK" w:hAnsi="TH Sarabun PSK" w:cs="TH Sarabun PSK"/>
          <w:b/>
        </w:rPr>
      </w:pPr>
      <w:r w:rsidRPr="0037148B"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4C0F904" wp14:editId="4A1DD20A">
                <wp:simplePos x="0" y="0"/>
                <wp:positionH relativeFrom="column">
                  <wp:posOffset>4457700</wp:posOffset>
                </wp:positionH>
                <wp:positionV relativeFrom="paragraph">
                  <wp:posOffset>-1092199</wp:posOffset>
                </wp:positionV>
                <wp:extent cx="1449705" cy="36957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5910" y="3599978"/>
                          <a:ext cx="1440180" cy="36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7D57FE" w14:textId="77777777" w:rsidR="00105404" w:rsidRPr="0037148B" w:rsidRDefault="00000000">
                            <w:pPr>
                              <w:jc w:val="right"/>
                              <w:textDirection w:val="btLr"/>
                            </w:pPr>
                            <w:r w:rsidRPr="0037148B">
                              <w:rPr>
                                <w:rFonts w:ascii="TH Sarabun PSK" w:eastAsia="TH Sarabun PSK" w:hAnsi="TH Sarabun PSK" w:cs="TH Sarabun PSK"/>
                                <w:color w:val="000000"/>
                              </w:rPr>
                              <w:t>Coop - 3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0F904" id="Rectangle 6" o:spid="_x0000_s1026" style="position:absolute;left:0;text-align:left;margin-left:351pt;margin-top:-86pt;width:114.15pt;height:29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" filled="f" stroked="f">
                <v:textbox inset="2.53958mm,1.2694mm,2.53958mm,1.2694mm">
                  <w:txbxContent>
                    <w:p w14:paraId="567D57FE" w14:textId="77777777" w:rsidR="00105404" w:rsidRPr="0037148B" w:rsidRDefault="00000000">
                      <w:pPr>
                        <w:jc w:val="right"/>
                        <w:textDirection w:val="btLr"/>
                      </w:pPr>
                      <w:r w:rsidRPr="0037148B">
                        <w:rPr>
                          <w:rFonts w:ascii="TH Sarabun PSK" w:eastAsia="TH Sarabun PSK" w:hAnsi="TH Sarabun PSK" w:cs="TH Sarabun PSK"/>
                          <w:color w:val="000000"/>
                        </w:rPr>
                        <w:t>Coop - 3</w:t>
                      </w:r>
                    </w:p>
                  </w:txbxContent>
                </v:textbox>
              </v:rect>
            </w:pict>
          </mc:Fallback>
        </mc:AlternateContent>
      </w:r>
    </w:p>
    <w:p w14:paraId="735D4451" w14:textId="77777777" w:rsidR="00105404" w:rsidRPr="0037148B" w:rsidRDefault="00000000">
      <w:pPr>
        <w:jc w:val="center"/>
        <w:rPr>
          <w:rFonts w:ascii="TH Sarabun PSK" w:eastAsia="TH Sarabun PSK" w:hAnsi="TH Sarabun PSK" w:cs="TH Sarabun PSK"/>
          <w:b/>
        </w:rPr>
      </w:pPr>
      <w:r>
        <w:pict w14:anchorId="750F9D53">
          <v:rect id="_x0000_i1025" style="width:0;height:1.5pt" o:hralign="center" o:hrstd="t" o:hr="t" fillcolor="#a0a0a0" stroked="f"/>
        </w:pict>
      </w:r>
    </w:p>
    <w:p w14:paraId="5C12D48E" w14:textId="77777777" w:rsidR="00105404" w:rsidRPr="0037148B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H Sarabun PSK" w:eastAsia="TH Sarabun PSK" w:hAnsi="TH Sarabun PSK" w:cs="TH Sarabun PSK"/>
          <w:b/>
          <w:color w:val="000000"/>
          <w:u w:val="single"/>
        </w:rPr>
      </w:pPr>
      <w:r w:rsidRPr="0037148B">
        <w:rPr>
          <w:rFonts w:ascii="TH Sarabun PSK" w:eastAsia="TH Sarabun PSK" w:hAnsi="TH Sarabun PSK" w:cs="TH Sarabun PSK"/>
          <w:b/>
          <w:color w:val="000000"/>
          <w:u w:val="single"/>
        </w:rPr>
        <w:t>(ผู้ให้ข้อมูล: นักศึกษา)</w:t>
      </w:r>
    </w:p>
    <w:p w14:paraId="5971329C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ชื่อสถานประกอบการที่ต้องการสมัคร</w:t>
      </w:r>
      <w:r w:rsidRPr="0037148B">
        <w:rPr>
          <w:rFonts w:ascii="TH Sarabun PSK" w:eastAsia="TH Sarabun PSK" w:hAnsi="TH Sarabun PSK" w:cs="TH Sarabun PSK"/>
          <w:u w:val="single"/>
        </w:rPr>
        <w:t xml:space="preserve">     </w:t>
      </w:r>
      <w:r w:rsidRPr="0037148B">
        <w:rPr>
          <w:rFonts w:ascii="Arial" w:eastAsia="Arial" w:hAnsi="Arial" w:cs="Arial"/>
          <w:color w:val="E2E5E9"/>
          <w:sz w:val="23"/>
          <w:szCs w:val="23"/>
          <w:u w:val="single"/>
          <w:shd w:val="clear" w:color="auto" w:fill="252728"/>
        </w:rPr>
        <w:t>DKC Biotech Co., Ltd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</w:t>
      </w:r>
      <w:r w:rsidRPr="0037148B">
        <w:rPr>
          <w:rFonts w:ascii="TH Sarabun PSK" w:eastAsia="TH Sarabun PSK" w:hAnsi="TH Sarabun PSK" w:cs="TH Sarabun PSK"/>
        </w:rPr>
        <w:br/>
        <w:t>(Name of employer)</w:t>
      </w:r>
    </w:p>
    <w:p w14:paraId="66AF8182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เลขที่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</w:t>
      </w:r>
      <w:r w:rsidRPr="0037148B">
        <w:rPr>
          <w:rFonts w:ascii="Arial" w:eastAsia="Arial" w:hAnsi="Arial" w:cs="Arial"/>
          <w:color w:val="E2E5E9"/>
          <w:sz w:val="23"/>
          <w:szCs w:val="23"/>
          <w:u w:val="single"/>
          <w:shd w:val="clear" w:color="auto" w:fill="303030"/>
        </w:rPr>
        <w:t>76/72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</w:t>
      </w:r>
      <w:r w:rsidRPr="0037148B">
        <w:rPr>
          <w:rFonts w:ascii="TH Sarabun PSK" w:eastAsia="TH Sarabun PSK" w:hAnsi="TH Sarabun PSK" w:cs="TH Sarabun PSK"/>
        </w:rPr>
        <w:t>หมู่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</w:t>
      </w:r>
      <w:r w:rsidRPr="0037148B">
        <w:rPr>
          <w:rFonts w:ascii="TH Sarabun PSK" w:eastAsia="TH Sarabun PSK" w:hAnsi="TH Sarabun PSK" w:cs="TH Sarabun PSK"/>
        </w:rPr>
        <w:t>ถนน</w:t>
      </w:r>
      <w:r w:rsidRPr="0037148B">
        <w:rPr>
          <w:rFonts w:ascii="TH Sarabun PSK" w:eastAsia="TH Sarabun PSK" w:hAnsi="TH Sarabun PSK" w:cs="TH Sarabun PSK"/>
          <w:u w:val="single"/>
        </w:rPr>
        <w:t xml:space="preserve">   </w:t>
      </w:r>
      <w:sdt>
        <w:sdtPr>
          <w:tag w:val="goog_rdk_0"/>
          <w:id w:val="1124654731"/>
        </w:sdtPr>
        <w:sdtContent>
          <w:r w:rsidRPr="0037148B">
            <w:rPr>
              <w:rFonts w:ascii="Arial Unicode MS" w:eastAsia="Arial Unicode MS" w:hAnsi="Arial Unicode MS" w:cs="Arial Unicode MS"/>
              <w:color w:val="E2E5E9"/>
              <w:sz w:val="23"/>
              <w:szCs w:val="23"/>
              <w:u w:val="single"/>
              <w:shd w:val="clear" w:color="auto" w:fill="303030"/>
            </w:rPr>
            <w:t>แจ้งวัฒนะ</w:t>
          </w:r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</w:t>
      </w:r>
      <w:r w:rsidRPr="0037148B">
        <w:rPr>
          <w:rFonts w:ascii="TH Sarabun PSK" w:eastAsia="TH Sarabun PSK" w:hAnsi="TH Sarabun PSK" w:cs="TH Sarabun PSK"/>
        </w:rPr>
        <w:t>ตำบล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</w:t>
      </w:r>
      <w:r w:rsidRPr="0037148B">
        <w:rPr>
          <w:rFonts w:ascii="TH Sarabun PSK" w:eastAsia="TH Sarabun PSK" w:hAnsi="TH Sarabun PSK" w:cs="TH Sarabun PSK"/>
        </w:rPr>
        <w:t xml:space="preserve">  อำเภอ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</w:t>
      </w:r>
      <w:sdt>
        <w:sdtPr>
          <w:tag w:val="goog_rdk_1"/>
          <w:id w:val="-716122604"/>
        </w:sdtPr>
        <w:sdtContent>
          <w:r w:rsidRPr="0037148B">
            <w:rPr>
              <w:rFonts w:ascii="Arial Unicode MS" w:eastAsia="Arial Unicode MS" w:hAnsi="Arial Unicode MS" w:cs="Arial Unicode MS"/>
              <w:color w:val="FFFFFF"/>
              <w:sz w:val="23"/>
              <w:szCs w:val="23"/>
              <w:u w:val="single"/>
              <w:shd w:val="clear" w:color="auto" w:fill="242526"/>
            </w:rPr>
            <w:t xml:space="preserve">อนุสาวรีย์  บางเขน </w:t>
          </w:r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</w:t>
      </w:r>
    </w:p>
    <w:p w14:paraId="76083536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จังหวัด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กรุงเทพมหานคร         </w:t>
      </w:r>
      <w:r w:rsidRPr="0037148B">
        <w:rPr>
          <w:rFonts w:ascii="TH Sarabun PSK" w:eastAsia="TH Sarabun PSK" w:hAnsi="TH Sarabun PSK" w:cs="TH Sarabun PSK"/>
        </w:rPr>
        <w:t>รหัสไปรษณีย์</w:t>
      </w:r>
      <w:r w:rsidRPr="0037148B">
        <w:rPr>
          <w:rFonts w:ascii="TH Sarabun PSK" w:eastAsia="TH Sarabun PSK" w:hAnsi="TH Sarabun PSK" w:cs="TH Sarabun PSK"/>
          <w:u w:val="single"/>
        </w:rPr>
        <w:t xml:space="preserve">    10220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</w:t>
      </w:r>
      <w:r w:rsidRPr="0037148B">
        <w:rPr>
          <w:rFonts w:ascii="TH Sarabun PSK" w:eastAsia="TH Sarabun PSK" w:hAnsi="TH Sarabun PSK" w:cs="TH Sarabun PSK"/>
        </w:rPr>
        <w:t xml:space="preserve">  </w:t>
      </w:r>
    </w:p>
    <w:p w14:paraId="33EE426B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ฝึกสหกิจศึกษาในตำแหน่งงาน/สาขา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web development       </w:t>
      </w:r>
      <w:r w:rsidRPr="0037148B">
        <w:rPr>
          <w:rFonts w:ascii="TH Sarabun PSK" w:eastAsia="TH Sarabun PSK" w:hAnsi="TH Sarabun PSK" w:cs="TH Sarabun PSK"/>
        </w:rPr>
        <w:t>(Position sought) (Job number)</w:t>
      </w:r>
    </w:p>
    <w:p w14:paraId="5676C8A1" w14:textId="6F5DA518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bookmarkStart w:id="0" w:name="_heading=h.gjdgxs" w:colFirst="0" w:colLast="0"/>
      <w:bookmarkEnd w:id="0"/>
      <w:r w:rsidRPr="0037148B">
        <w:rPr>
          <w:rFonts w:ascii="TH Sarabun PSK" w:eastAsia="TH Sarabun PSK" w:hAnsi="TH Sarabun PSK" w:cs="TH Sarabun PSK"/>
        </w:rPr>
        <w:t>ระยะเวลาปฏิบัติงานสหกิจศึกษา จาก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23 มิถุนายน 2568                       </w:t>
      </w:r>
      <w:r w:rsidRPr="0037148B">
        <w:rPr>
          <w:rFonts w:ascii="TH Sarabun PSK" w:eastAsia="TH Sarabun PSK" w:hAnsi="TH Sarabun PSK" w:cs="TH Sarabun PSK"/>
        </w:rPr>
        <w:t>ถึง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17 ตุลาคม 2568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</w:t>
      </w:r>
      <w:r w:rsidRPr="0037148B">
        <w:rPr>
          <w:rFonts w:ascii="TH Sarabun PSK" w:eastAsia="TH Sarabun PSK" w:hAnsi="TH Sarabun PSK" w:cs="TH Sarabun PSK"/>
        </w:rPr>
        <w:br/>
        <w:t>(Period of work)</w:t>
      </w:r>
      <w:r w:rsidRPr="0037148B">
        <w:rPr>
          <w:rFonts w:ascii="TH Sarabun PSK" w:eastAsia="TH Sarabun PSK" w:hAnsi="TH Sarabun PSK" w:cs="TH Sarabun PSK"/>
        </w:rPr>
        <w:tab/>
        <w:t xml:space="preserve">  23    </w:t>
      </w:r>
      <w:r w:rsidR="0037148B">
        <w:rPr>
          <w:rFonts w:ascii="TH Sarabun PSK" w:eastAsia="TH Sarabun PSK" w:hAnsi="TH Sarabun PSK" w:cs="TH Sarabun PSK"/>
          <w:u w:val="single"/>
        </w:rPr>
        <w:t>J</w:t>
      </w:r>
      <w:r w:rsidRPr="0037148B">
        <w:rPr>
          <w:rFonts w:ascii="TH Sarabun PSK" w:eastAsia="TH Sarabun PSK" w:hAnsi="TH Sarabun PSK" w:cs="TH Sarabun PSK"/>
          <w:u w:val="single"/>
        </w:rPr>
        <w:t xml:space="preserve">une 2568  </w:t>
      </w:r>
      <w:r w:rsidRPr="0037148B">
        <w:rPr>
          <w:rFonts w:ascii="TH Sarabun PSK" w:eastAsia="TH Sarabun PSK" w:hAnsi="TH Sarabun PSK" w:cs="TH Sarabun PSK"/>
        </w:rPr>
        <w:t xml:space="preserve">    (From) </w:t>
      </w:r>
      <w:r w:rsidRPr="0037148B">
        <w:rPr>
          <w:rFonts w:ascii="TH Sarabun PSK" w:eastAsia="TH Sarabun PSK" w:hAnsi="TH Sarabun PSK" w:cs="TH Sarabun PSK"/>
          <w:u w:val="single"/>
        </w:rPr>
        <w:t xml:space="preserve">   17 </w:t>
      </w:r>
      <w:r w:rsidR="0037148B">
        <w:rPr>
          <w:rFonts w:ascii="TH Sarabun PSK" w:eastAsia="TH Sarabun PSK" w:hAnsi="TH Sarabun PSK" w:cs="TH Sarabun PSK"/>
          <w:u w:val="single"/>
        </w:rPr>
        <w:t>O</w:t>
      </w:r>
      <w:r w:rsidRPr="0037148B">
        <w:rPr>
          <w:rFonts w:ascii="TH Sarabun PSK" w:eastAsia="TH Sarabun PSK" w:hAnsi="TH Sarabun PSK" w:cs="TH Sarabun PSK"/>
          <w:u w:val="single"/>
        </w:rPr>
        <w:t xml:space="preserve">ctober 2568 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    (Until)</w:t>
      </w:r>
    </w:p>
    <w:p w14:paraId="25FBA673" w14:textId="77777777" w:rsidR="00105404" w:rsidRPr="0037148B" w:rsidRDefault="00000000">
      <w:pPr>
        <w:spacing w:before="240"/>
        <w:jc w:val="left"/>
        <w:rPr>
          <w:rFonts w:ascii="TH Sarabun PSK" w:eastAsia="TH Sarabun PSK" w:hAnsi="TH Sarabun PSK" w:cs="TH Sarabun PSK"/>
          <w:b/>
          <w:u w:val="single"/>
        </w:rPr>
      </w:pPr>
      <w:r w:rsidRPr="0037148B">
        <w:rPr>
          <w:rFonts w:ascii="TH Sarabun PSK" w:eastAsia="TH Sarabun PSK" w:hAnsi="TH Sarabun PSK" w:cs="TH Sarabun PSK"/>
          <w:b/>
          <w:u w:val="single"/>
        </w:rPr>
        <w:t>ข้อมูลส่วนตัวนักศึกษา (Student personal data)</w:t>
      </w:r>
    </w:p>
    <w:p w14:paraId="422D5B13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ชื่อ-สกุล (นาย/นาง/นางสาว) ไทย</w:t>
      </w:r>
      <w:r w:rsidRPr="0037148B">
        <w:rPr>
          <w:rFonts w:ascii="TH Sarabun PSK" w:eastAsia="TH Sarabun PSK" w:hAnsi="TH Sarabun PSK" w:cs="TH Sarabun PSK"/>
          <w:u w:val="single"/>
        </w:rPr>
        <w:t xml:space="preserve">     นาย อธิวัฒน์ เปรียบจัตุรัส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</w:t>
      </w:r>
      <w:r w:rsidRPr="0037148B">
        <w:rPr>
          <w:rFonts w:ascii="TH Sarabun PSK" w:eastAsia="TH Sarabun PSK" w:hAnsi="TH Sarabun PSK" w:cs="TH Sarabun PSK"/>
        </w:rPr>
        <w:br/>
        <w:t>Name &amp; Surname (Mr/</w:t>
      </w:r>
      <w:r w:rsidRPr="0037148B">
        <w:rPr>
          <w:rFonts w:ascii="TH Sarabun PSK" w:eastAsia="TH Sarabun PSK" w:hAnsi="TH Sarabun PSK" w:cs="TH Sarabun PSK"/>
          <w:u w:val="single"/>
        </w:rPr>
        <w:t>Mrs/Miss</w:t>
      </w:r>
      <w:r w:rsidRPr="0037148B">
        <w:rPr>
          <w:rFonts w:ascii="TH Sarabun PSK" w:eastAsia="TH Sarabun PSK" w:hAnsi="TH Sarabun PSK" w:cs="TH Sarabun PSK"/>
        </w:rPr>
        <w:t>) English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atiwat prebjutturat                   </w:t>
      </w:r>
      <w:r w:rsidRPr="0037148B">
        <w:rPr>
          <w:rFonts w:ascii="TH Sarabun PSK" w:eastAsia="TH Sarabun PSK" w:hAnsi="TH Sarabun PSK" w:cs="TH Sarabun PSK"/>
          <w:u w:val="single"/>
        </w:rPr>
        <w:tab/>
        <w:t xml:space="preserve">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</w:t>
      </w:r>
    </w:p>
    <w:p w14:paraId="610BC4D0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รหัสนักศึกษา (Student Identification No.)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</w:t>
      </w:r>
      <w:sdt>
        <w:sdtPr>
          <w:tag w:val="goog_rdk_2"/>
          <w:id w:val="515809729"/>
        </w:sdtPr>
        <w:sdtContent>
          <w:ins w:id="1" w:author="Nate" w:date="2025-04-10T07:23:00Z">
            <w:r w:rsidRPr="0037148B">
              <w:rPr>
                <w:rFonts w:ascii="TH Sarabun PSK" w:eastAsia="TH Sarabun PSK" w:hAnsi="TH Sarabun PSK" w:cs="TH Sarabun PSK"/>
                <w:color w:val="000000" w:themeColor="text1"/>
                <w:spacing w:val="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651540005022-6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 xml:space="preserve">     </w:t>
      </w:r>
      <w:r w:rsidRPr="0037148B">
        <w:rPr>
          <w:rFonts w:ascii="TH Sarabun PSK" w:eastAsia="TH Sarabun PSK" w:hAnsi="TH Sarabun PSK" w:cs="TH Sarabun PSK"/>
        </w:rPr>
        <w:t xml:space="preserve"> </w:t>
      </w:r>
    </w:p>
    <w:p w14:paraId="1B8A4265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สาขาวิชา (Department</w:t>
      </w:r>
      <w:r w:rsidRPr="0037148B">
        <w:rPr>
          <w:rFonts w:ascii="TH Sarabun PSK" w:eastAsia="TH Sarabun PSK" w:hAnsi="TH Sarabun PSK" w:cs="TH Sarabun PSK"/>
          <w:u w:val="single"/>
        </w:rPr>
        <w:t xml:space="preserve">)   วิศวะคอมพิวเตอร์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</w:t>
      </w:r>
      <w:r w:rsidRPr="0037148B">
        <w:rPr>
          <w:rFonts w:ascii="TH Sarabun PSK" w:eastAsia="TH Sarabun PSK" w:hAnsi="TH Sarabun PSK" w:cs="TH Sarabun PSK"/>
        </w:rPr>
        <w:t xml:space="preserve"> </w:t>
      </w:r>
    </w:p>
    <w:p w14:paraId="2221E693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คณะ (Faculty)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วิศวกรรมศาสตร์และเทคโนโลยีอุตสาหกรรม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</w:t>
      </w:r>
    </w:p>
    <w:p w14:paraId="09974CA1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นักศึกษาชั้นปีที่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3   </w:t>
      </w:r>
      <w:r w:rsidRPr="0037148B">
        <w:rPr>
          <w:rFonts w:ascii="TH Sarabun PSK" w:eastAsia="TH Sarabun PSK" w:hAnsi="TH Sarabun PSK" w:cs="TH Sarabun PSK"/>
        </w:rPr>
        <w:t>อาจารย์ประสานงาน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ผศ.วรพจน์  สมมูล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</w:t>
      </w:r>
      <w:r w:rsidRPr="0037148B">
        <w:rPr>
          <w:rFonts w:ascii="TH Sarabun PSK" w:eastAsia="TH Sarabun PSK" w:hAnsi="TH Sarabun PSK" w:cs="TH Sarabun PSK"/>
        </w:rPr>
        <w:br/>
        <w:t xml:space="preserve">(Year in Department) </w:t>
      </w:r>
      <w:r w:rsidRPr="0037148B">
        <w:rPr>
          <w:rFonts w:ascii="TH Sarabun PSK" w:eastAsia="TH Sarabun PSK" w:hAnsi="TH Sarabun PSK" w:cs="TH Sarabun PSK"/>
        </w:rPr>
        <w:tab/>
        <w:t>(Name of academic advisor)</w:t>
      </w:r>
    </w:p>
    <w:p w14:paraId="0C636AF3" w14:textId="77777777" w:rsidR="00105404" w:rsidRPr="0037148B" w:rsidRDefault="00000000">
      <w:pPr>
        <w:spacing w:before="120" w:after="120"/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เกรดเฉลี่ยภาคเรียนที่ผ่านมา (GPA)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2.76          </w:t>
      </w:r>
      <w:r w:rsidRPr="0037148B">
        <w:rPr>
          <w:rFonts w:ascii="TH Sarabun PSK" w:eastAsia="TH Sarabun PSK" w:hAnsi="TH Sarabun PSK" w:cs="TH Sarabun PSK"/>
        </w:rPr>
        <w:t xml:space="preserve"> เกรดเฉลี่ยรวม (GPAX)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 xml:space="preserve">. </w:t>
      </w:r>
      <w:r w:rsidRPr="0037148B">
        <w:rPr>
          <w:rFonts w:ascii="TH Sarabun PSK" w:eastAsia="TH Sarabun PSK" w:hAnsi="TH Sarabun PSK" w:cs="TH Sarabun PSK"/>
          <w:u w:val="single"/>
        </w:rPr>
        <w:t xml:space="preserve">  </w:t>
      </w:r>
      <w:r w:rsidRPr="0037148B">
        <w:rPr>
          <w:rFonts w:ascii="TH Sarabun PSK" w:eastAsia="TH Sarabun PSK" w:hAnsi="TH Sarabun PSK" w:cs="TH Sarabun PSK"/>
        </w:rPr>
        <w:br/>
        <w:t>บัตรประจำตัวประชาชนเลขที่ (Identification Card No.)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1309903130673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lastRenderedPageBreak/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</w:t>
      </w:r>
      <w:r w:rsidRPr="0037148B">
        <w:rPr>
          <w:rFonts w:ascii="TH Sarabun PSK" w:eastAsia="TH Sarabun PSK" w:hAnsi="TH Sarabun PSK" w:cs="TH Sarabun PSK"/>
        </w:rPr>
        <w:br/>
        <w:t xml:space="preserve">ออกให้ </w:t>
      </w:r>
      <w:r w:rsidRPr="0037148B">
        <w:rPr>
          <w:rFonts w:ascii="TH Sarabun PSK" w:eastAsia="TH Sarabun PSK" w:hAnsi="TH Sarabun PSK" w:cs="TH Sarabun PSK"/>
          <w:u w:val="single"/>
        </w:rPr>
        <w:t xml:space="preserve">ณ      ที่ว่าการอำเภอกุฉินารายณ์    </w:t>
      </w:r>
      <w:r w:rsidRPr="0037148B">
        <w:rPr>
          <w:rFonts w:ascii="TH Sarabun PSK" w:eastAsia="TH Sarabun PSK" w:hAnsi="TH Sarabun PSK" w:cs="TH Sarabun PSK"/>
        </w:rPr>
        <w:t>เมื่อวันที่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</w:t>
      </w:r>
      <w:r w:rsidRPr="0037148B">
        <w:rPr>
          <w:rFonts w:ascii="TH Sarabun PSK" w:eastAsia="TH Sarabun PSK" w:hAnsi="TH Sarabun PSK" w:cs="TH Sarabun PSK"/>
        </w:rPr>
        <w:t>หมดอายุวันที่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 xml:space="preserve">. 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</w:t>
      </w:r>
      <w:r w:rsidRPr="0037148B">
        <w:rPr>
          <w:rFonts w:ascii="TH Sarabun PSK" w:eastAsia="TH Sarabun PSK" w:hAnsi="TH Sarabun PSK" w:cs="TH Sarabun PSK"/>
        </w:rPr>
        <w:br/>
        <w:t>(Issue at)</w:t>
      </w:r>
      <w:r w:rsidRPr="0037148B">
        <w:rPr>
          <w:rFonts w:ascii="TH Sarabun PSK" w:eastAsia="TH Sarabun PSK" w:hAnsi="TH Sarabun PSK" w:cs="TH Sarabun PSK"/>
        </w:rPr>
        <w:tab/>
        <w:t xml:space="preserve"> 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 (Issue date)</w:t>
      </w:r>
      <w:r w:rsidRPr="0037148B">
        <w:rPr>
          <w:rFonts w:ascii="TH Sarabun PSK" w:eastAsia="TH Sarabun PSK" w:hAnsi="TH Sarabun PSK" w:cs="TH Sarabun PSK"/>
        </w:rPr>
        <w:tab/>
        <w:t xml:space="preserve">          (Expiry date)</w:t>
      </w:r>
    </w:p>
    <w:p w14:paraId="5D0A9111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เชื้อชาติ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ไทย         </w:t>
      </w:r>
      <w:r w:rsidRPr="0037148B">
        <w:rPr>
          <w:rFonts w:ascii="TH Sarabun PSK" w:eastAsia="TH Sarabun PSK" w:hAnsi="TH Sarabun PSK" w:cs="TH Sarabun PSK"/>
        </w:rPr>
        <w:t xml:space="preserve"> </w:t>
      </w:r>
      <w:r w:rsidRPr="0037148B">
        <w:rPr>
          <w:rFonts w:ascii="TH Sarabun PSK" w:eastAsia="TH Sarabun PSK" w:hAnsi="TH Sarabun PSK" w:cs="TH Sarabun PSK"/>
        </w:rPr>
        <w:tab/>
        <w:t>สัญชาติ</w:t>
      </w:r>
      <w:r w:rsidRPr="0037148B">
        <w:rPr>
          <w:rFonts w:ascii="TH Sarabun PSK" w:eastAsia="TH Sarabun PSK" w:hAnsi="TH Sarabun PSK" w:cs="TH Sarabun PSK"/>
          <w:u w:val="single"/>
        </w:rPr>
        <w:t xml:space="preserve">     ไทย        </w:t>
      </w:r>
      <w:r w:rsidRPr="0037148B">
        <w:rPr>
          <w:rFonts w:ascii="TH Sarabun PSK" w:eastAsia="TH Sarabun PSK" w:hAnsi="TH Sarabun PSK" w:cs="TH Sarabun PSK"/>
        </w:rPr>
        <w:t xml:space="preserve"> </w:t>
      </w:r>
      <w:r w:rsidRPr="0037148B">
        <w:rPr>
          <w:rFonts w:ascii="TH Sarabun PSK" w:eastAsia="TH Sarabun PSK" w:hAnsi="TH Sarabun PSK" w:cs="TH Sarabun PSK"/>
        </w:rPr>
        <w:tab/>
        <w:t>ศาสนา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พุทธ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</w:rPr>
        <w:br/>
        <w:t xml:space="preserve">(Race) 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</w:t>
      </w:r>
      <w:r w:rsidRPr="0037148B">
        <w:rPr>
          <w:rFonts w:ascii="TH Sarabun PSK" w:eastAsia="TH Sarabun PSK" w:hAnsi="TH Sarabun PSK" w:cs="TH Sarabun PSK"/>
        </w:rPr>
        <w:tab/>
        <w:t>(Nationality)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(Religion)</w:t>
      </w:r>
    </w:p>
    <w:p w14:paraId="796C1A21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วันเดือนปีเกิด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29 กุมพาพันธ์ 2547                      </w:t>
      </w:r>
      <w:r w:rsidRPr="0037148B">
        <w:rPr>
          <w:rFonts w:ascii="TH Sarabun PSK" w:eastAsia="TH Sarabun PSK" w:hAnsi="TH Sarabun PSK" w:cs="TH Sarabun PSK"/>
        </w:rPr>
        <w:t>จังหวัด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กาฬสินธุ์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</w:t>
      </w:r>
    </w:p>
    <w:p w14:paraId="433365D7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(Date of birth)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</w:t>
      </w:r>
      <w:r w:rsidRPr="0037148B">
        <w:rPr>
          <w:rFonts w:ascii="TH Sarabun PSK" w:eastAsia="TH Sarabun PSK" w:hAnsi="TH Sarabun PSK" w:cs="TH Sarabun PSK"/>
        </w:rPr>
        <w:tab/>
        <w:t xml:space="preserve">        (Place of birth)</w:t>
      </w:r>
    </w:p>
    <w:p w14:paraId="25D6BAB4" w14:textId="3A6379C0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อายุ</w:t>
      </w:r>
      <w:r w:rsidRPr="0037148B">
        <w:rPr>
          <w:rFonts w:ascii="TH Sarabun PSK" w:eastAsia="TH Sarabun PSK" w:hAnsi="TH Sarabun PSK" w:cs="TH Sarabun PSK"/>
          <w:u w:val="single"/>
        </w:rPr>
        <w:t xml:space="preserve">     21          </w:t>
      </w:r>
      <w:r w:rsidRPr="0037148B">
        <w:rPr>
          <w:rFonts w:ascii="TH Sarabun PSK" w:eastAsia="TH Sarabun PSK" w:hAnsi="TH Sarabun PSK" w:cs="TH Sarabun PSK"/>
        </w:rPr>
        <w:t xml:space="preserve">ปี  </w:t>
      </w:r>
      <w:r w:rsidRPr="0037148B">
        <w:rPr>
          <w:rFonts w:ascii="TH Sarabun PSK" w:eastAsia="TH Sarabun PSK" w:hAnsi="TH Sarabun PSK" w:cs="TH Sarabun PSK"/>
        </w:rPr>
        <w:tab/>
        <w:t>เพศ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ชาย        </w:t>
      </w:r>
      <w:r w:rsidRPr="0037148B">
        <w:rPr>
          <w:rFonts w:ascii="TH Sarabun PSK" w:eastAsia="TH Sarabun PSK" w:hAnsi="TH Sarabun PSK" w:cs="TH Sarabun PSK"/>
        </w:rPr>
        <w:t>ส่วนสูง</w:t>
      </w:r>
      <w:r w:rsidRPr="0037148B">
        <w:rPr>
          <w:rFonts w:ascii="TH Sarabun PSK" w:eastAsia="TH Sarabun PSK" w:hAnsi="TH Sarabun PSK" w:cs="TH Sarabun PSK"/>
          <w:u w:val="single"/>
        </w:rPr>
        <w:t xml:space="preserve">   185                </w:t>
      </w:r>
      <w:r w:rsidRPr="0037148B">
        <w:rPr>
          <w:rFonts w:ascii="TH Sarabun PSK" w:eastAsia="TH Sarabun PSK" w:hAnsi="TH Sarabun PSK" w:cs="TH Sarabun PSK"/>
        </w:rPr>
        <w:t>เซนติเมตร  น้ำหนัก</w:t>
      </w:r>
      <w:r w:rsidRPr="0037148B">
        <w:rPr>
          <w:rFonts w:ascii="TH Sarabun PSK" w:eastAsia="TH Sarabun PSK" w:hAnsi="TH Sarabun PSK" w:cs="TH Sarabun PSK"/>
          <w:u w:val="single"/>
        </w:rPr>
        <w:t xml:space="preserve">    60          </w:t>
      </w:r>
      <w:r w:rsidRPr="0037148B">
        <w:rPr>
          <w:rFonts w:ascii="TH Sarabun PSK" w:eastAsia="TH Sarabun PSK" w:hAnsi="TH Sarabun PSK" w:cs="TH Sarabun PSK"/>
        </w:rPr>
        <w:t>กิโลกรัม</w:t>
      </w:r>
    </w:p>
    <w:p w14:paraId="39C55DD0" w14:textId="01CA0EAD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กรุ๊ปเลือด</w:t>
      </w:r>
      <w:r w:rsidR="0037148B">
        <w:rPr>
          <w:rFonts w:ascii="TH Sarabun PSK" w:eastAsia="TH Sarabun PSK" w:hAnsi="TH Sarabun PSK" w:cs="TH Sarabun PSK"/>
        </w:rPr>
        <w:t>:  O</w:t>
      </w:r>
      <w:r w:rsidRPr="0037148B">
        <w:rPr>
          <w:rFonts w:ascii="TH Sarabun PSK" w:eastAsia="TH Sarabun PSK" w:hAnsi="TH Sarabun PSK" w:cs="TH Sarabun PSK"/>
        </w:rPr>
        <w:tab/>
      </w:r>
    </w:p>
    <w:p w14:paraId="72E36768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โรคประจำตัว ระบุ (Chronicle disease: specify)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</w:t>
      </w:r>
      <w:sdt>
        <w:sdtPr>
          <w:tag w:val="goog_rdk_3"/>
          <w:id w:val="-1008901532"/>
        </w:sdtPr>
        <w:sdtContent>
          <w:ins w:id="2" w:author="Nate" w:date="2025-04-10T07:25:00Z">
            <w:r w:rsidRPr="0037148B">
              <w:rPr>
                <w:rFonts w:ascii="TH Sarabun PSK" w:eastAsia="TH Sarabun PSK" w:hAnsi="TH Sarabun PSK" w:cs="TH Sarabun PSK"/>
                <w:u w:val="single"/>
              </w:rPr>
              <w:t>-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</w:rPr>
        <w:t xml:space="preserve"> </w:t>
      </w:r>
    </w:p>
    <w:p w14:paraId="190300C3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ที่อยู่ที่สามารถติดต่อได้ (Current Address)</w:t>
      </w:r>
    </w:p>
    <w:p w14:paraId="2340F59C" w14:textId="33A4D50D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เลขที่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</w:t>
      </w:r>
      <w:sdt>
        <w:sdtPr>
          <w:tag w:val="goog_rdk_4"/>
          <w:id w:val="-406450083"/>
        </w:sdtPr>
        <w:sdtContent>
          <w:ins w:id="3" w:author="Nate" w:date="2025-04-10T07:24:00Z">
            <w:r w:rsidRPr="0037148B">
              <w:rPr>
                <w:rFonts w:ascii="TH Sarabun PSK" w:eastAsia="TH Sarabun PSK" w:hAnsi="TH Sarabun PSK" w:cs="TH Sarabun PSK"/>
                <w:u w:val="single"/>
              </w:rPr>
              <w:t>301  ม.1 ต.โคกสูง อ.เมือง จ.นครราชสีมา</w:t>
            </w:r>
          </w:ins>
        </w:sdtContent>
      </w:sdt>
      <w:sdt>
        <w:sdtPr>
          <w:tag w:val="goog_rdk_5"/>
          <w:id w:val="460468176"/>
        </w:sdtPr>
        <w:sdtContent>
          <w:del w:id="4" w:author="Nate" w:date="2025-04-10T07:24:00Z">
            <w:r w:rsidRPr="0037148B">
              <w:rPr>
                <w:rFonts w:ascii="TH Sarabun PSK" w:eastAsia="TH Sarabun PSK" w:hAnsi="TH Sarabun PSK" w:cs="TH Sarabun PSK"/>
                <w:u w:val="single"/>
              </w:rPr>
              <w:delText xml:space="preserve"> </w:delText>
            </w:r>
          </w:del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</w:t>
      </w:r>
      <w:sdt>
        <w:sdtPr>
          <w:tag w:val="goog_rdk_6"/>
          <w:id w:val="-1808311362"/>
        </w:sdtPr>
        <w:sdtContent>
          <w:ins w:id="5" w:author="Nate" w:date="2025-04-10T07:25:00Z">
            <w:r w:rsidRPr="0037148B">
              <w:rPr>
                <w:rFonts w:ascii="TH Sarabun PSK" w:eastAsia="TH Sarabun PSK" w:hAnsi="TH Sarabun PSK" w:cs="TH Sarabun PSK"/>
                <w:u w:val="single"/>
              </w:rPr>
              <w:t>30310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</w:rPr>
        <w:br/>
        <w:t>โทรศัพท์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</w:t>
      </w:r>
      <w:sdt>
        <w:sdtPr>
          <w:tag w:val="goog_rdk_7"/>
          <w:id w:val="-296220183"/>
        </w:sdtPr>
        <w:sdtContent>
          <w:ins w:id="6" w:author="Nate" w:date="2025-04-10T07:24:00Z">
            <w:r w:rsidRPr="0037148B">
              <w:rPr>
                <w:rFonts w:ascii="TH Sarabun PSK" w:eastAsia="TH Sarabun PSK" w:hAnsi="TH Sarabun PSK" w:cs="TH Sarabun PSK"/>
                <w:u w:val="single"/>
              </w:rPr>
              <w:t>065</w:t>
            </w:r>
          </w:ins>
          <w:r w:rsidR="0037148B">
            <w:rPr>
              <w:rFonts w:ascii="TH Sarabun PSK" w:eastAsia="TH Sarabun PSK" w:hAnsi="TH Sarabun PSK" w:cs="TH Sarabun PSK"/>
              <w:u w:val="single"/>
            </w:rPr>
            <w:t>-</w:t>
          </w:r>
          <w:ins w:id="7" w:author="Nate" w:date="2025-04-10T07:24:00Z">
            <w:r w:rsidRPr="0037148B">
              <w:rPr>
                <w:rFonts w:ascii="TH Sarabun PSK" w:eastAsia="TH Sarabun PSK" w:hAnsi="TH Sarabun PSK" w:cs="TH Sarabun PSK"/>
                <w:u w:val="single"/>
              </w:rPr>
              <w:t>345</w:t>
            </w:r>
          </w:ins>
          <w:r w:rsidR="0037148B">
            <w:rPr>
              <w:rFonts w:ascii="TH Sarabun PSK" w:eastAsia="TH Sarabun PSK" w:hAnsi="TH Sarabun PSK" w:cs="TH Sarabun PSK"/>
              <w:u w:val="single"/>
            </w:rPr>
            <w:t>-</w:t>
          </w:r>
          <w:ins w:id="8" w:author="Nate" w:date="2025-04-10T07:24:00Z">
            <w:r w:rsidRPr="0037148B">
              <w:rPr>
                <w:rFonts w:ascii="TH Sarabun PSK" w:eastAsia="TH Sarabun PSK" w:hAnsi="TH Sarabun PSK" w:cs="TH Sarabun PSK"/>
                <w:u w:val="single"/>
              </w:rPr>
              <w:t>5229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</w:t>
      </w:r>
      <w:r w:rsidRPr="0037148B">
        <w:rPr>
          <w:rFonts w:ascii="TH Sarabun PSK" w:eastAsia="TH Sarabun PSK" w:hAnsi="TH Sarabun PSK" w:cs="TH Sarabun PSK"/>
        </w:rPr>
        <w:t>โทรศัพท์เคลื่อนที่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</w:t>
      </w:r>
      <w:r w:rsidRPr="0037148B">
        <w:rPr>
          <w:rFonts w:ascii="TH Sarabun PSK" w:eastAsia="TH Sarabun PSK" w:hAnsi="TH Sarabun PSK" w:cs="TH Sarabun PSK"/>
        </w:rPr>
        <w:t>โทรสาร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-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</w:t>
      </w:r>
      <w:r w:rsidRPr="0037148B">
        <w:rPr>
          <w:rFonts w:ascii="TH Sarabun PSK" w:eastAsia="TH Sarabun PSK" w:hAnsi="TH Sarabun PSK" w:cs="TH Sarabun PSK"/>
        </w:rPr>
        <w:t>(Telephone No.)</w:t>
      </w:r>
      <w:r w:rsidRPr="0037148B">
        <w:rPr>
          <w:rFonts w:ascii="TH Sarabun PSK" w:eastAsia="TH Sarabun PSK" w:hAnsi="TH Sarabun PSK" w:cs="TH Sarabun PSK"/>
        </w:rPr>
        <w:tab/>
        <w:t xml:space="preserve">        (Mobile phone No.)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     (Fax No.)</w:t>
      </w:r>
    </w:p>
    <w:p w14:paraId="0E1B2111" w14:textId="5DEDB43D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E-mail  :</w:t>
      </w:r>
      <w:r w:rsidRPr="0037148B">
        <w:rPr>
          <w:rFonts w:ascii="TH Sarabun PSK" w:eastAsia="TH Sarabun PSK" w:hAnsi="TH Sarabun PSK" w:cs="TH Sarabun PSK"/>
          <w:u w:val="single"/>
        </w:rPr>
        <w:t xml:space="preserve">  </w:t>
      </w:r>
      <w:r w:rsidRPr="0037148B">
        <w:rPr>
          <w:u w:val="single"/>
        </w:rPr>
        <w:t xml:space="preserve">       </w:t>
      </w:r>
      <w:r w:rsidR="0037148B" w:rsidRPr="0037148B">
        <w:rPr>
          <w:u w:val="single"/>
        </w:rPr>
        <w:t>atiwatnty@gmail.com</w:t>
      </w:r>
      <w:r w:rsidRPr="0037148B">
        <w:rPr>
          <w:u w:val="single"/>
        </w:rPr>
        <w:t xml:space="preserve">                                               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</w:t>
      </w:r>
    </w:p>
    <w:p w14:paraId="41D02FEA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ที่อยู่ตามทะเบียนบ้าน (Permanent Address)</w:t>
      </w:r>
    </w:p>
    <w:p w14:paraId="6ACAFA53" w14:textId="6760168A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เลขที่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</w:t>
      </w:r>
      <w:sdt>
        <w:sdtPr>
          <w:tag w:val="goog_rdk_8"/>
          <w:id w:val="2014102680"/>
        </w:sdtPr>
        <w:sdtContent>
          <w:ins w:id="9" w:author="Nate" w:date="2025-04-10T07:25:00Z">
            <w:r w:rsidRPr="0037148B">
              <w:rPr>
                <w:rFonts w:ascii="TH Sarabun PSK" w:eastAsia="TH Sarabun PSK" w:hAnsi="TH Sarabun PSK" w:cs="TH Sarabun PSK"/>
                <w:u w:val="single"/>
              </w:rPr>
              <w:t xml:space="preserve"> 301  ม.1 ต.โคกสูง อ.เมือง จ.นครราชสีมา    30310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</w:rPr>
        <w:br/>
        <w:t>โทรศัพท์</w:t>
      </w:r>
      <w:r w:rsidRPr="0037148B">
        <w:rPr>
          <w:rFonts w:ascii="TH Sarabun PSK" w:eastAsia="TH Sarabun PSK" w:hAnsi="TH Sarabun PSK" w:cs="TH Sarabun PSK"/>
          <w:u w:val="single"/>
        </w:rPr>
        <w:t xml:space="preserve">    </w:t>
      </w:r>
      <w:sdt>
        <w:sdtPr>
          <w:tag w:val="goog_rdk_7"/>
          <w:id w:val="-1923784925"/>
        </w:sdtPr>
        <w:sdtContent>
          <w:ins w:id="10" w:author="Nate" w:date="2025-04-10T07:24:00Z">
            <w:r w:rsidR="0037148B" w:rsidRPr="0037148B">
              <w:rPr>
                <w:rFonts w:ascii="TH Sarabun PSK" w:eastAsia="TH Sarabun PSK" w:hAnsi="TH Sarabun PSK" w:cs="TH Sarabun PSK"/>
                <w:u w:val="single"/>
              </w:rPr>
              <w:t>065</w:t>
            </w:r>
          </w:ins>
          <w:r w:rsidR="0037148B">
            <w:rPr>
              <w:rFonts w:ascii="TH Sarabun PSK" w:eastAsia="TH Sarabun PSK" w:hAnsi="TH Sarabun PSK" w:cs="TH Sarabun PSK"/>
              <w:u w:val="single"/>
            </w:rPr>
            <w:t>-</w:t>
          </w:r>
          <w:ins w:id="11" w:author="Nate" w:date="2025-04-10T07:24:00Z">
            <w:r w:rsidR="0037148B" w:rsidRPr="0037148B">
              <w:rPr>
                <w:rFonts w:ascii="TH Sarabun PSK" w:eastAsia="TH Sarabun PSK" w:hAnsi="TH Sarabun PSK" w:cs="TH Sarabun PSK"/>
                <w:u w:val="single"/>
              </w:rPr>
              <w:t>345</w:t>
            </w:r>
          </w:ins>
          <w:r w:rsidR="0037148B">
            <w:rPr>
              <w:rFonts w:ascii="TH Sarabun PSK" w:eastAsia="TH Sarabun PSK" w:hAnsi="TH Sarabun PSK" w:cs="TH Sarabun PSK"/>
              <w:u w:val="single"/>
            </w:rPr>
            <w:t>-</w:t>
          </w:r>
          <w:ins w:id="12" w:author="Nate" w:date="2025-04-10T07:24:00Z">
            <w:r w:rsidR="0037148B" w:rsidRPr="0037148B">
              <w:rPr>
                <w:rFonts w:ascii="TH Sarabun PSK" w:eastAsia="TH Sarabun PSK" w:hAnsi="TH Sarabun PSK" w:cs="TH Sarabun PSK"/>
                <w:u w:val="single"/>
              </w:rPr>
              <w:t>5229</w:t>
            </w:r>
          </w:ins>
        </w:sdtContent>
      </w:sdt>
    </w:p>
    <w:p w14:paraId="07F22596" w14:textId="77777777" w:rsidR="00105404" w:rsidRPr="0037148B" w:rsidRDefault="00000000">
      <w:pPr>
        <w:spacing w:before="240"/>
        <w:jc w:val="left"/>
        <w:rPr>
          <w:rFonts w:ascii="TH Sarabun PSK" w:eastAsia="TH Sarabun PSK" w:hAnsi="TH Sarabun PSK" w:cs="TH Sarabun PSK"/>
          <w:b/>
          <w:u w:val="single"/>
        </w:rPr>
      </w:pPr>
      <w:r w:rsidRPr="0037148B">
        <w:rPr>
          <w:rFonts w:ascii="TH Sarabun PSK" w:eastAsia="TH Sarabun PSK" w:hAnsi="TH Sarabun PSK" w:cs="TH Sarabun PSK"/>
          <w:b/>
          <w:u w:val="single"/>
        </w:rPr>
        <w:t>บุคคลที่ติดต่อได้ในกรณีฉุกเฉิน (Emergency case contact to)</w:t>
      </w:r>
    </w:p>
    <w:p w14:paraId="6F98A077" w14:textId="77777777" w:rsidR="00105404" w:rsidRPr="0037148B" w:rsidRDefault="00000000">
      <w:pPr>
        <w:spacing w:before="24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ชื่อ-สกุล (นาย/นาง/นางสาว)</w:t>
      </w:r>
      <w:r w:rsidRPr="0037148B">
        <w:rPr>
          <w:rFonts w:ascii="TH Sarabun PSK" w:eastAsia="TH Sarabun PSK" w:hAnsi="TH Sarabun PSK" w:cs="TH Sarabun PSK"/>
          <w:u w:val="single"/>
        </w:rPr>
        <w:t xml:space="preserve">    </w:t>
      </w:r>
      <w:sdt>
        <w:sdtPr>
          <w:tag w:val="goog_rdk_9"/>
          <w:id w:val="1498074078"/>
        </w:sdtPr>
        <w:sdtContent>
          <w:ins w:id="13" w:author="Nate" w:date="2025-04-10T07:25:00Z">
            <w:r w:rsidRPr="0037148B">
              <w:rPr>
                <w:rFonts w:ascii="TH Sarabun PSK" w:eastAsia="TH Sarabun PSK" w:hAnsi="TH Sarabun PSK" w:cs="TH Sarabun PSK"/>
                <w:u w:val="single"/>
              </w:rPr>
              <w:t>นาย ธนกฤต เปรียบจัตุรัส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</w:t>
      </w:r>
      <w:r w:rsidRPr="0037148B">
        <w:rPr>
          <w:rFonts w:ascii="TH Sarabun PSK" w:eastAsia="TH Sarabun PSK" w:hAnsi="TH Sarabun PSK" w:cs="TH Sarabun PSK"/>
        </w:rPr>
        <w:t>ความเกี่ยวข้อง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</w:t>
      </w:r>
      <w:sdt>
        <w:sdtPr>
          <w:tag w:val="goog_rdk_10"/>
          <w:id w:val="1906651241"/>
        </w:sdtPr>
        <w:sdtContent>
          <w:ins w:id="14" w:author="Nate" w:date="2025-04-10T07:25:00Z">
            <w:r w:rsidRPr="0037148B">
              <w:rPr>
                <w:rFonts w:ascii="TH Sarabun PSK" w:eastAsia="TH Sarabun PSK" w:hAnsi="TH Sarabun PSK" w:cs="TH Sarabun PSK"/>
                <w:u w:val="single"/>
              </w:rPr>
              <w:t>บิดา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 xml:space="preserve">. </w:t>
      </w:r>
      <w:r w:rsidRPr="0037148B">
        <w:rPr>
          <w:rFonts w:ascii="TH Sarabun PSK" w:eastAsia="TH Sarabun PSK" w:hAnsi="TH Sarabun PSK" w:cs="TH Sarabun PSK"/>
          <w:u w:val="single"/>
        </w:rPr>
        <w:t xml:space="preserve"> </w:t>
      </w:r>
      <w:r w:rsidRPr="0037148B">
        <w:rPr>
          <w:rFonts w:ascii="TH Sarabun PSK" w:eastAsia="TH Sarabun PSK" w:hAnsi="TH Sarabun PSK" w:cs="TH Sarabun PSK"/>
        </w:rPr>
        <w:br/>
        <w:t>(Name &amp; Surname)</w:t>
      </w:r>
      <w:r w:rsidRPr="0037148B">
        <w:rPr>
          <w:rFonts w:ascii="TH Sarabun PSK" w:eastAsia="TH Sarabun PSK" w:hAnsi="TH Sarabun PSK" w:cs="TH Sarabun PSK"/>
        </w:rPr>
        <w:tab/>
      </w:r>
      <w:sdt>
        <w:sdtPr>
          <w:tag w:val="goog_rdk_11"/>
          <w:id w:val="2065132387"/>
        </w:sdtPr>
        <w:sdtContent>
          <w:ins w:id="15" w:author="Nate" w:date="2025-04-10T07:26:00Z">
            <w:r w:rsidRPr="0037148B">
              <w:rPr>
                <w:rFonts w:ascii="TH Sarabun PSK" w:eastAsia="TH Sarabun PSK" w:hAnsi="TH Sarabun PSK" w:cs="TH Sarabun PSK"/>
              </w:rPr>
              <w:t>tanakit prebjutturat</w:t>
            </w:r>
          </w:ins>
        </w:sdtContent>
      </w:sdt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(Relation)</w:t>
      </w:r>
      <w:sdt>
        <w:sdtPr>
          <w:tag w:val="goog_rdk_12"/>
          <w:id w:val="-30193071"/>
        </w:sdtPr>
        <w:sdtContent>
          <w:ins w:id="16" w:author="Nate" w:date="2025-04-10T07:27:00Z">
            <w:r w:rsidRPr="0037148B">
              <w:rPr>
                <w:rFonts w:ascii="TH Sarabun PSK" w:eastAsia="TH Sarabun PSK" w:hAnsi="TH Sarabun PSK" w:cs="TH Sarabun PSK"/>
              </w:rPr>
              <w:t xml:space="preserve"> </w:t>
            </w:r>
          </w:ins>
        </w:sdtContent>
      </w:sdt>
      <w:r w:rsidRPr="0037148B">
        <w:rPr>
          <w:rFonts w:ascii="TH Sarabun PSK" w:eastAsia="TH Sarabun PSK" w:hAnsi="TH Sarabun PSK" w:cs="TH Sarabun PSK"/>
        </w:rPr>
        <w:t>Father</w:t>
      </w:r>
    </w:p>
    <w:p w14:paraId="4D50DF2E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lastRenderedPageBreak/>
        <w:t>อาชีพ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</w:t>
      </w:r>
      <w:sdt>
        <w:sdtPr>
          <w:tag w:val="goog_rdk_13"/>
          <w:id w:val="1272284113"/>
        </w:sdtPr>
        <w:sdtContent>
          <w:ins w:id="17" w:author="Nate" w:date="2025-04-10T07:26:00Z">
            <w:r w:rsidRPr="0037148B">
              <w:rPr>
                <w:rFonts w:ascii="TH Sarabun PSK" w:eastAsia="TH Sarabun PSK" w:hAnsi="TH Sarabun PSK" w:cs="TH Sarabun PSK"/>
                <w:u w:val="single"/>
              </w:rPr>
              <w:t>รับจ้าง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</w:t>
      </w:r>
      <w:r w:rsidRPr="0037148B">
        <w:rPr>
          <w:rFonts w:ascii="TH Sarabun PSK" w:eastAsia="TH Sarabun PSK" w:hAnsi="TH Sarabun PSK" w:cs="TH Sarabun PSK"/>
        </w:rPr>
        <w:t>สถานที่ทำงาน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</w:t>
      </w:r>
      <w:sdt>
        <w:sdtPr>
          <w:tag w:val="goog_rdk_14"/>
          <w:id w:val="1377427149"/>
        </w:sdtPr>
        <w:sdtContent>
          <w:ins w:id="18" w:author="Nate" w:date="2025-04-10T07:27:00Z">
            <w:r w:rsidRPr="0037148B">
              <w:rPr>
                <w:rFonts w:ascii="TH Sarabun PSK" w:eastAsia="TH Sarabun PSK" w:hAnsi="TH Sarabun PSK" w:cs="TH Sarabun PSK"/>
                <w:u w:val="single"/>
              </w:rPr>
              <w:t>นิคมพิมาย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</w:t>
      </w:r>
      <w:r w:rsidRPr="0037148B">
        <w:rPr>
          <w:rFonts w:ascii="TH Sarabun PSK" w:eastAsia="TH Sarabun PSK" w:hAnsi="TH Sarabun PSK" w:cs="TH Sarabun PSK"/>
        </w:rPr>
        <w:br/>
        <w:t>(Occupation)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 (Place of work)</w:t>
      </w:r>
    </w:p>
    <w:p w14:paraId="328EBB8F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  <w:u w:val="single"/>
        </w:rPr>
      </w:pPr>
      <w:bookmarkStart w:id="19" w:name="_heading=h.30j0zll" w:colFirst="0" w:colLast="0"/>
      <w:bookmarkEnd w:id="19"/>
      <w:r w:rsidRPr="0037148B">
        <w:rPr>
          <w:rFonts w:ascii="TH Sarabun PSK" w:eastAsia="TH Sarabun PSK" w:hAnsi="TH Sarabun PSK" w:cs="TH Sarabun PSK"/>
        </w:rPr>
        <w:t>ที่อยู่ (Address)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301  ม.1 ต.โคกสูง อ.เมือง จ.นครราชสีมา    30310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</w:t>
      </w:r>
    </w:p>
    <w:p w14:paraId="28BE1A3E" w14:textId="77777777" w:rsidR="00105404" w:rsidRPr="0037148B" w:rsidRDefault="00000000">
      <w:pPr>
        <w:spacing w:before="1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โทรศัพท์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</w:t>
      </w:r>
      <w:sdt>
        <w:sdtPr>
          <w:tag w:val="goog_rdk_15"/>
          <w:id w:val="-746649281"/>
        </w:sdtPr>
        <w:sdtContent>
          <w:ins w:id="20" w:author="Nate" w:date="2025-04-10T07:27:00Z">
            <w:r w:rsidRPr="0037148B">
              <w:rPr>
                <w:rFonts w:ascii="TH Sarabun PSK" w:eastAsia="TH Sarabun PSK" w:hAnsi="TH Sarabun PSK" w:cs="TH Sarabun PSK"/>
                <w:u w:val="single"/>
              </w:rPr>
              <w:t>0812659697</w:t>
            </w:r>
          </w:ins>
        </w:sdtContent>
      </w:sdt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</w:t>
      </w:r>
      <w:r w:rsidRPr="0037148B">
        <w:rPr>
          <w:rFonts w:ascii="TH Sarabun PSK" w:eastAsia="TH Sarabun PSK" w:hAnsi="TH Sarabun PSK" w:cs="TH Sarabun PSK"/>
        </w:rPr>
        <w:t>โทรศัพท์เคลื่อนที่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</w:t>
      </w:r>
      <w:r w:rsidRPr="0037148B">
        <w:rPr>
          <w:rFonts w:ascii="TH Sarabun PSK" w:eastAsia="TH Sarabun PSK" w:hAnsi="TH Sarabun PSK" w:cs="TH Sarabun PSK"/>
        </w:rPr>
        <w:t xml:space="preserve"> โทรสาร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</w:rPr>
        <w:t xml:space="preserve"> (Telephone No.)</w:t>
      </w:r>
      <w:r w:rsidRPr="0037148B">
        <w:rPr>
          <w:rFonts w:ascii="TH Sarabun PSK" w:eastAsia="TH Sarabun PSK" w:hAnsi="TH Sarabun PSK" w:cs="TH Sarabun PSK"/>
        </w:rPr>
        <w:tab/>
        <w:t xml:space="preserve">   (Mobile phone No.)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      (Fax No.)</w:t>
      </w:r>
    </w:p>
    <w:p w14:paraId="20018655" w14:textId="77777777" w:rsidR="00105404" w:rsidRPr="0037148B" w:rsidRDefault="00000000">
      <w:pPr>
        <w:spacing w:before="240"/>
        <w:jc w:val="left"/>
        <w:rPr>
          <w:rFonts w:ascii="TH Sarabun PSK" w:eastAsia="TH Sarabun PSK" w:hAnsi="TH Sarabun PSK" w:cs="TH Sarabun PSK"/>
          <w:b/>
          <w:u w:val="single"/>
        </w:rPr>
      </w:pPr>
      <w:r w:rsidRPr="0037148B">
        <w:rPr>
          <w:rFonts w:ascii="TH Sarabun PSK" w:eastAsia="TH Sarabun PSK" w:hAnsi="TH Sarabun PSK" w:cs="TH Sarabun PSK"/>
          <w:b/>
          <w:u w:val="single"/>
        </w:rPr>
        <w:t>ข้อมูลครอบครัว (Family details)</w:t>
      </w:r>
    </w:p>
    <w:p w14:paraId="758B1B21" w14:textId="77777777" w:rsidR="00105404" w:rsidRPr="0037148B" w:rsidRDefault="00000000">
      <w:pPr>
        <w:spacing w:before="240"/>
        <w:jc w:val="left"/>
        <w:rPr>
          <w:rFonts w:ascii="TH Sarabun PSK" w:eastAsia="TH Sarabun PSK" w:hAnsi="TH Sarabun PSK" w:cs="TH Sarabun PSK"/>
          <w:color w:val="1F1F1F"/>
          <w:sz w:val="42"/>
          <w:szCs w:val="42"/>
          <w:shd w:val="clear" w:color="auto" w:fill="F8F9FA"/>
        </w:rPr>
      </w:pPr>
      <w:r w:rsidRPr="0037148B">
        <w:rPr>
          <w:rFonts w:ascii="TH Sarabun PSK" w:eastAsia="TH Sarabun PSK" w:hAnsi="TH Sarabun PSK" w:cs="TH Sarabun PSK"/>
        </w:rPr>
        <w:t>ชื่อ-สกุล บิดา)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ธนกฤต เปรียบจัตุรัส                             </w:t>
      </w:r>
      <w:r w:rsidRPr="0037148B">
        <w:rPr>
          <w:rFonts w:ascii="TH Sarabun PSK" w:eastAsia="TH Sarabun PSK" w:hAnsi="TH Sarabun PSK" w:cs="TH Sarabun PSK"/>
        </w:rPr>
        <w:t xml:space="preserve"> อายุ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45      </w:t>
      </w:r>
      <w:r w:rsidRPr="0037148B">
        <w:rPr>
          <w:rFonts w:ascii="TH Sarabun PSK" w:eastAsia="TH Sarabun PSK" w:hAnsi="TH Sarabun PSK" w:cs="TH Sarabun PSK"/>
        </w:rPr>
        <w:t>ปี อาชีพ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รับจ้าง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 xml:space="preserve">. 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</w:t>
      </w:r>
      <w:r w:rsidRPr="0037148B">
        <w:rPr>
          <w:rFonts w:ascii="TH Sarabun PSK" w:eastAsia="TH Sarabun PSK" w:hAnsi="TH Sarabun PSK" w:cs="TH Sarabun PSK"/>
        </w:rPr>
        <w:br/>
        <w:t>(Father’s name)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>tanakit prebjutturat</w:t>
      </w:r>
      <w:r w:rsidRPr="0037148B">
        <w:rPr>
          <w:rFonts w:ascii="TH Sarabun PSK" w:eastAsia="TH Sarabun PSK" w:hAnsi="TH Sarabun PSK" w:cs="TH Sarabun PSK"/>
        </w:rPr>
        <w:tab/>
        <w:t xml:space="preserve">    (Age)</w:t>
      </w:r>
      <w:r w:rsidRPr="0037148B">
        <w:rPr>
          <w:rFonts w:ascii="TH Sarabun PSK" w:eastAsia="TH Sarabun PSK" w:hAnsi="TH Sarabun PSK" w:cs="TH Sarabun PSK"/>
        </w:rPr>
        <w:tab/>
        <w:t xml:space="preserve">    45    (Occupation) </w:t>
      </w:r>
      <w:r w:rsidRPr="0037148B">
        <w:rPr>
          <w:rFonts w:ascii="TH Sarabun PSK" w:eastAsia="TH Sarabun PSK" w:hAnsi="TH Sarabun PSK" w:cs="TH Sarabun PSK"/>
          <w:color w:val="1F1F1F"/>
          <w:sz w:val="42"/>
          <w:szCs w:val="42"/>
          <w:shd w:val="clear" w:color="auto" w:fill="F8F9FA"/>
        </w:rPr>
        <w:t>employee</w:t>
      </w:r>
    </w:p>
    <w:p w14:paraId="749CC04A" w14:textId="77777777" w:rsidR="00105404" w:rsidRPr="0037148B" w:rsidRDefault="00105404">
      <w:pPr>
        <w:spacing w:before="240"/>
        <w:jc w:val="left"/>
        <w:rPr>
          <w:rFonts w:ascii="TH Sarabun PSK" w:eastAsia="TH Sarabun PSK" w:hAnsi="TH Sarabun PSK" w:cs="TH Sarabun PSK"/>
        </w:rPr>
      </w:pPr>
    </w:p>
    <w:p w14:paraId="3C89C81A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ชื่อ-สกุล มารดา)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จุฑามาส เปรียบจัตุรัส                 </w:t>
      </w:r>
      <w:r w:rsidRPr="0037148B">
        <w:rPr>
          <w:rFonts w:ascii="TH Sarabun PSK" w:eastAsia="TH Sarabun PSK" w:hAnsi="TH Sarabun PSK" w:cs="TH Sarabun PSK"/>
        </w:rPr>
        <w:t xml:space="preserve"> อายุ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47      </w:t>
      </w:r>
      <w:r w:rsidRPr="0037148B">
        <w:rPr>
          <w:rFonts w:ascii="TH Sarabun PSK" w:eastAsia="TH Sarabun PSK" w:hAnsi="TH Sarabun PSK" w:cs="TH Sarabun PSK"/>
        </w:rPr>
        <w:t>ปี อาชีพ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รับจ้าง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</w:t>
      </w:r>
      <w:r w:rsidRPr="0037148B">
        <w:rPr>
          <w:rFonts w:ascii="TH Sarabun PSK" w:eastAsia="TH Sarabun PSK" w:hAnsi="TH Sarabun PSK" w:cs="TH Sarabun PSK"/>
        </w:rPr>
        <w:br/>
        <w:t>(Mother’s name)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Juthamas prebjutturat           (Age)</w:t>
      </w:r>
      <w:r w:rsidRPr="0037148B">
        <w:rPr>
          <w:rFonts w:ascii="TH Sarabun PSK" w:eastAsia="TH Sarabun PSK" w:hAnsi="TH Sarabun PSK" w:cs="TH Sarabun PSK"/>
        </w:rPr>
        <w:tab/>
        <w:t xml:space="preserve">47          (Occupation) </w:t>
      </w:r>
      <w:r w:rsidRPr="0037148B">
        <w:rPr>
          <w:rFonts w:ascii="TH Sarabun PSK" w:eastAsia="TH Sarabun PSK" w:hAnsi="TH Sarabun PSK" w:cs="TH Sarabun PSK"/>
          <w:color w:val="1F1F1F"/>
          <w:sz w:val="42"/>
          <w:szCs w:val="42"/>
          <w:shd w:val="clear" w:color="auto" w:fill="F8F9FA"/>
        </w:rPr>
        <w:t>employee</w:t>
      </w:r>
    </w:p>
    <w:p w14:paraId="0CCE529C" w14:textId="77777777" w:rsidR="00105404" w:rsidRPr="0037148B" w:rsidRDefault="00000000">
      <w:pPr>
        <w:spacing w:line="276" w:lineRule="auto"/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ที่อยู่ (Address)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301  ม.1 ต.โคกสูง อ.เมือง จ.นครราชสีมา    30310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</w:rPr>
        <w:br/>
        <w:t>โทรศัพท์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087-957-7509                 </w:t>
      </w:r>
      <w:r w:rsidRPr="0037148B">
        <w:rPr>
          <w:rFonts w:ascii="TH Sarabun PSK" w:eastAsia="TH Sarabun PSK" w:hAnsi="TH Sarabun PSK" w:cs="TH Sarabun PSK"/>
        </w:rPr>
        <w:t>โทรศัพท์เคลื่อนที่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</w:t>
      </w:r>
      <w:r w:rsidRPr="0037148B">
        <w:rPr>
          <w:rFonts w:ascii="TH Sarabun PSK" w:eastAsia="TH Sarabun PSK" w:hAnsi="TH Sarabun PSK" w:cs="TH Sarabun PSK"/>
        </w:rPr>
        <w:t>โทรสาร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-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</w:t>
      </w:r>
    </w:p>
    <w:p w14:paraId="6243D0E2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(Telephone No.)</w:t>
      </w:r>
      <w:r w:rsidRPr="0037148B">
        <w:rPr>
          <w:rFonts w:ascii="TH Sarabun PSK" w:eastAsia="TH Sarabun PSK" w:hAnsi="TH Sarabun PSK" w:cs="TH Sarabun PSK"/>
        </w:rPr>
        <w:tab/>
        <w:t xml:space="preserve">          (Mobile phone No.)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 xml:space="preserve">        </w:t>
      </w:r>
      <w:r w:rsidRPr="0037148B">
        <w:rPr>
          <w:rFonts w:ascii="TH Sarabun PSK" w:eastAsia="TH Sarabun PSK" w:hAnsi="TH Sarabun PSK" w:cs="TH Sarabun PSK"/>
        </w:rPr>
        <w:tab/>
        <w:t xml:space="preserve"> (Fax No.)</w:t>
      </w:r>
    </w:p>
    <w:p w14:paraId="5EB1605E" w14:textId="77777777" w:rsidR="00105404" w:rsidRPr="0037148B" w:rsidRDefault="00000000">
      <w:pPr>
        <w:spacing w:line="276" w:lineRule="auto"/>
        <w:jc w:val="left"/>
        <w:rPr>
          <w:rFonts w:ascii="TH Sarabun PSK" w:eastAsia="TH Sarabun PSK" w:hAnsi="TH Sarabun PSK" w:cs="TH Sarabun PSK"/>
        </w:rPr>
      </w:pPr>
      <w:r w:rsidRPr="0037148B">
        <w:br w:type="page"/>
      </w:r>
      <w:r w:rsidRPr="0037148B">
        <w:rPr>
          <w:rFonts w:ascii="TH Sarabun PSK" w:eastAsia="TH Sarabun PSK" w:hAnsi="TH Sarabun PSK" w:cs="TH Sarabun PSK"/>
        </w:rPr>
        <w:lastRenderedPageBreak/>
        <w:t>จำนวนพี่น้อง</w:t>
      </w:r>
      <w:r w:rsidRPr="0037148B">
        <w:rPr>
          <w:rFonts w:ascii="TH Sarabun PSK" w:eastAsia="TH Sarabun PSK" w:hAnsi="TH Sarabun PSK" w:cs="TH Sarabun PSK"/>
          <w:u w:val="single"/>
        </w:rPr>
        <w:t xml:space="preserve">     -     </w:t>
      </w:r>
      <w:r w:rsidRPr="0037148B">
        <w:rPr>
          <w:rFonts w:ascii="TH Sarabun PSK" w:eastAsia="TH Sarabun PSK" w:hAnsi="TH Sarabun PSK" w:cs="TH Sarabun PSK"/>
        </w:rPr>
        <w:t>คน เป็นบุตรคนที่</w:t>
      </w:r>
      <w:r w:rsidRPr="0037148B">
        <w:rPr>
          <w:rFonts w:ascii="TH Sarabun PSK" w:eastAsia="TH Sarabun PSK" w:hAnsi="TH Sarabun PSK" w:cs="TH Sarabun PSK"/>
          <w:u w:val="single"/>
        </w:rPr>
        <w:t xml:space="preserve">    -        </w:t>
      </w:r>
      <w:r w:rsidRPr="0037148B">
        <w:rPr>
          <w:rFonts w:ascii="TH Sarabun PSK" w:eastAsia="TH Sarabun PSK" w:hAnsi="TH Sarabun PSK" w:cs="TH Sarabun PSK"/>
        </w:rPr>
        <w:t>ตามรายละเอียดข้างล่างนี้</w:t>
      </w:r>
    </w:p>
    <w:p w14:paraId="55CAD010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(No. of relatives)-</w:t>
      </w:r>
      <w:r w:rsidRPr="0037148B">
        <w:rPr>
          <w:rFonts w:ascii="TH Sarabun PSK" w:eastAsia="TH Sarabun PSK" w:hAnsi="TH Sarabun PSK" w:cs="TH Sarabun PSK"/>
        </w:rPr>
        <w:tab/>
        <w:t xml:space="preserve"> (You are the)</w:t>
      </w:r>
      <w:r w:rsidRPr="0037148B">
        <w:rPr>
          <w:rFonts w:ascii="TH Sarabun PSK" w:eastAsia="TH Sarabun PSK" w:hAnsi="TH Sarabun PSK" w:cs="TH Sarabun PSK"/>
        </w:rPr>
        <w:tab/>
        <w:t xml:space="preserve">     </w:t>
      </w:r>
      <w:r w:rsidRPr="0037148B">
        <w:rPr>
          <w:rFonts w:ascii="TH Sarabun PSK" w:eastAsia="TH Sarabun PSK" w:hAnsi="TH Sarabun PSK" w:cs="TH Sarabun PSK"/>
        </w:rPr>
        <w:tab/>
        <w:t>-</w:t>
      </w:r>
      <w:r w:rsidRPr="0037148B">
        <w:rPr>
          <w:rFonts w:ascii="TH Sarabun PSK" w:eastAsia="TH Sarabun PSK" w:hAnsi="TH Sarabun PSK" w:cs="TH Sarabun PSK"/>
        </w:rPr>
        <w:tab/>
        <w:t>(As follows)</w:t>
      </w:r>
    </w:p>
    <w:p w14:paraId="609CCE73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ลำดับที่-</w:t>
      </w:r>
      <w:r w:rsidRPr="0037148B">
        <w:rPr>
          <w:rFonts w:ascii="TH Sarabun PSK" w:eastAsia="TH Sarabun PSK" w:hAnsi="TH Sarabun PSK" w:cs="TH Sarabun PSK"/>
        </w:rPr>
        <w:tab/>
        <w:t>ชื่อ – นามสกุล-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>อายุ-</w:t>
      </w:r>
      <w:r w:rsidRPr="0037148B">
        <w:rPr>
          <w:rFonts w:ascii="TH Sarabun PSK" w:eastAsia="TH Sarabun PSK" w:hAnsi="TH Sarabun PSK" w:cs="TH Sarabun PSK"/>
        </w:rPr>
        <w:tab/>
        <w:t>อาชีพ-</w:t>
      </w:r>
      <w:r w:rsidRPr="0037148B">
        <w:rPr>
          <w:rFonts w:ascii="TH Sarabun PSK" w:eastAsia="TH Sarabun PSK" w:hAnsi="TH Sarabun PSK" w:cs="TH Sarabun PSK"/>
        </w:rPr>
        <w:tab/>
      </w:r>
      <w:r w:rsidRPr="0037148B">
        <w:rPr>
          <w:rFonts w:ascii="TH Sarabun PSK" w:eastAsia="TH Sarabun PSK" w:hAnsi="TH Sarabun PSK" w:cs="TH Sarabun PSK"/>
        </w:rPr>
        <w:tab/>
        <w:t>ตำแหน่ง</w:t>
      </w:r>
      <w:r w:rsidRPr="0037148B">
        <w:rPr>
          <w:rFonts w:ascii="TH Sarabun PSK" w:eastAsia="TH Sarabun PSK" w:hAnsi="TH Sarabun PSK" w:cs="TH Sarabun PSK"/>
        </w:rPr>
        <w:tab/>
        <w:t>ที่อยู่</w:t>
      </w:r>
    </w:p>
    <w:p w14:paraId="7AA90D68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 xml:space="preserve"> (No.)-</w:t>
      </w:r>
      <w:r w:rsidRPr="0037148B">
        <w:rPr>
          <w:rFonts w:ascii="TH Sarabun PSK" w:eastAsia="TH Sarabun PSK" w:hAnsi="TH Sarabun PSK" w:cs="TH Sarabun PSK"/>
        </w:rPr>
        <w:tab/>
        <w:t>(Name &amp; Surname)</w:t>
      </w:r>
      <w:r w:rsidRPr="0037148B">
        <w:rPr>
          <w:rFonts w:ascii="TH Sarabun PSK" w:eastAsia="TH Sarabun PSK" w:hAnsi="TH Sarabun PSK" w:cs="TH Sarabun PSK"/>
        </w:rPr>
        <w:tab/>
        <w:t>(Age)</w:t>
      </w:r>
      <w:r w:rsidRPr="0037148B">
        <w:rPr>
          <w:rFonts w:ascii="TH Sarabun PSK" w:eastAsia="TH Sarabun PSK" w:hAnsi="TH Sarabun PSK" w:cs="TH Sarabun PSK"/>
        </w:rPr>
        <w:tab/>
        <w:t>(Occupation)</w:t>
      </w:r>
      <w:r w:rsidRPr="0037148B">
        <w:rPr>
          <w:rFonts w:ascii="TH Sarabun PSK" w:eastAsia="TH Sarabun PSK" w:hAnsi="TH Sarabun PSK" w:cs="TH Sarabun PSK"/>
        </w:rPr>
        <w:tab/>
        <w:t>(Position)</w:t>
      </w:r>
      <w:r w:rsidRPr="0037148B">
        <w:rPr>
          <w:rFonts w:ascii="TH Sarabun PSK" w:eastAsia="TH Sarabun PSK" w:hAnsi="TH Sarabun PSK" w:cs="TH Sarabun PSK"/>
        </w:rPr>
        <w:tab/>
        <w:t>(Address)-</w:t>
      </w:r>
    </w:p>
    <w:p w14:paraId="427443BF" w14:textId="0FC4DFA4" w:rsidR="007176CF" w:rsidRPr="0037148B" w:rsidRDefault="00000000" w:rsidP="007176CF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1.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    </w:t>
      </w:r>
    </w:p>
    <w:p w14:paraId="696B11FF" w14:textId="5A1A5612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B9E58C9" w14:textId="77777777" w:rsidR="00105404" w:rsidRPr="0037148B" w:rsidRDefault="00000000">
      <w:pPr>
        <w:spacing w:after="240"/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  <w:b/>
          <w:u w:val="single"/>
        </w:rPr>
        <w:t>ประวัติการศึกษา (Education Background)</w:t>
      </w:r>
    </w:p>
    <w:tbl>
      <w:tblPr>
        <w:tblStyle w:val="a0"/>
        <w:tblW w:w="991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9"/>
        <w:gridCol w:w="2592"/>
        <w:gridCol w:w="1280"/>
        <w:gridCol w:w="1385"/>
        <w:gridCol w:w="1387"/>
        <w:gridCol w:w="1776"/>
      </w:tblGrid>
      <w:tr w:rsidR="00105404" w:rsidRPr="0037148B" w14:paraId="4881D7CD" w14:textId="77777777" w:rsidTr="007176CF">
        <w:trPr>
          <w:trHeight w:val="1661"/>
          <w:jc w:val="center"/>
        </w:trPr>
        <w:tc>
          <w:tcPr>
            <w:tcW w:w="1499" w:type="dxa"/>
            <w:shd w:val="clear" w:color="auto" w:fill="E6E6E6"/>
            <w:vAlign w:val="center"/>
          </w:tcPr>
          <w:p w14:paraId="14C103D2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ระดับ</w:t>
            </w:r>
          </w:p>
          <w:p w14:paraId="4BBC38E0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Level</w:t>
            </w:r>
          </w:p>
        </w:tc>
        <w:tc>
          <w:tcPr>
            <w:tcW w:w="2592" w:type="dxa"/>
            <w:shd w:val="clear" w:color="auto" w:fill="E6E6E6"/>
            <w:vAlign w:val="center"/>
          </w:tcPr>
          <w:p w14:paraId="0EDEBBF3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มหาวิทยาลัย</w:t>
            </w:r>
          </w:p>
          <w:p w14:paraId="11DD1333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School/College/</w:t>
            </w:r>
            <w:r w:rsidRPr="0037148B">
              <w:rPr>
                <w:rFonts w:ascii="TH Sarabun PSK" w:eastAsia="TH Sarabun PSK" w:hAnsi="TH Sarabun PSK" w:cs="TH Sarabun PSK"/>
                <w:b/>
              </w:rPr>
              <w:br/>
              <w:t>University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14:paraId="69364EA9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ปีที่เริ่ม</w:t>
            </w:r>
          </w:p>
          <w:p w14:paraId="6374A001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Year attended</w:t>
            </w:r>
          </w:p>
        </w:tc>
        <w:tc>
          <w:tcPr>
            <w:tcW w:w="1385" w:type="dxa"/>
            <w:shd w:val="clear" w:color="auto" w:fill="E6E6E6"/>
            <w:vAlign w:val="center"/>
          </w:tcPr>
          <w:p w14:paraId="0C2B34D0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ปีที่จบ</w:t>
            </w:r>
          </w:p>
          <w:p w14:paraId="7095B8FF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Year graduated</w:t>
            </w:r>
          </w:p>
        </w:tc>
        <w:tc>
          <w:tcPr>
            <w:tcW w:w="1387" w:type="dxa"/>
            <w:shd w:val="clear" w:color="auto" w:fill="E6E6E6"/>
            <w:vAlign w:val="center"/>
          </w:tcPr>
          <w:p w14:paraId="3AE6F9A3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วุฒิการศึกษา</w:t>
            </w:r>
          </w:p>
          <w:p w14:paraId="4A03A460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Certificate</w:t>
            </w:r>
          </w:p>
        </w:tc>
        <w:tc>
          <w:tcPr>
            <w:tcW w:w="1776" w:type="dxa"/>
            <w:shd w:val="clear" w:color="auto" w:fill="E6E6E6"/>
            <w:vAlign w:val="center"/>
          </w:tcPr>
          <w:p w14:paraId="08C5DFA1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วิชา</w:t>
            </w:r>
          </w:p>
          <w:p w14:paraId="2A20D46B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Major</w:t>
            </w:r>
          </w:p>
        </w:tc>
      </w:tr>
      <w:tr w:rsidR="00105404" w:rsidRPr="0037148B" w14:paraId="7175CB1D" w14:textId="77777777" w:rsidTr="007176CF">
        <w:trPr>
          <w:jc w:val="center"/>
        </w:trPr>
        <w:tc>
          <w:tcPr>
            <w:tcW w:w="1499" w:type="dxa"/>
          </w:tcPr>
          <w:p w14:paraId="38409F87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มัธยมปลาย</w:t>
            </w:r>
          </w:p>
          <w:p w14:paraId="2234BF88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High School</w:t>
            </w:r>
          </w:p>
        </w:tc>
        <w:tc>
          <w:tcPr>
            <w:tcW w:w="2592" w:type="dxa"/>
            <w:vAlign w:val="center"/>
          </w:tcPr>
          <w:p w14:paraId="5CA494CE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 xml:space="preserve">โรงเรียนบุญเหลือ วิทยานุสรณ์ สาย วิทย์ - คณิต </w:t>
            </w:r>
          </w:p>
        </w:tc>
        <w:tc>
          <w:tcPr>
            <w:tcW w:w="1280" w:type="dxa"/>
            <w:tcBorders>
              <w:bottom w:val="nil"/>
            </w:tcBorders>
            <w:vAlign w:val="center"/>
          </w:tcPr>
          <w:p w14:paraId="30ED78DB" w14:textId="3782DCA9" w:rsidR="00105404" w:rsidRPr="0037148B" w:rsidRDefault="007176CF">
            <w:pPr>
              <w:jc w:val="left"/>
              <w:rPr>
                <w:rFonts w:ascii="TH Sarabun PSK" w:eastAsia="TH Sarabun PSK" w:hAnsi="TH Sarabun PSK" w:cs="TH Sarabun PSK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  <w:shd w:val="clear" w:color="auto" w:fill="101218"/>
              </w:rPr>
              <w:t>2562</w:t>
            </w:r>
          </w:p>
        </w:tc>
        <w:tc>
          <w:tcPr>
            <w:tcW w:w="1385" w:type="dxa"/>
            <w:vAlign w:val="center"/>
          </w:tcPr>
          <w:p w14:paraId="2142311E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Arial" w:eastAsia="Arial" w:hAnsi="Arial" w:cs="Arial"/>
                <w:color w:val="FFFFFF"/>
                <w:sz w:val="30"/>
                <w:szCs w:val="30"/>
                <w:shd w:val="clear" w:color="auto" w:fill="101218"/>
              </w:rPr>
              <w:t>2564</w:t>
            </w:r>
          </w:p>
        </w:tc>
        <w:tc>
          <w:tcPr>
            <w:tcW w:w="1387" w:type="dxa"/>
            <w:vAlign w:val="center"/>
          </w:tcPr>
          <w:p w14:paraId="03631149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sdt>
              <w:sdtPr>
                <w:tag w:val="goog_rdk_16"/>
                <w:id w:val="-159620152"/>
              </w:sdtPr>
              <w:sdtContent>
                <w:r w:rsidRPr="0037148B">
                  <w:rPr>
                    <w:rFonts w:ascii="Arial Unicode MS" w:eastAsia="Arial Unicode MS" w:hAnsi="Arial Unicode MS" w:cs="Arial Unicode MS"/>
                    <w:color w:val="C0C0C0"/>
                    <w:sz w:val="24"/>
                    <w:szCs w:val="24"/>
                    <w:shd w:val="clear" w:color="auto" w:fill="222244"/>
                  </w:rPr>
                  <w:t>มัธยมศึกษาตอนปลาย</w:t>
                </w:r>
              </w:sdtContent>
            </w:sdt>
          </w:p>
        </w:tc>
        <w:tc>
          <w:tcPr>
            <w:tcW w:w="1776" w:type="dxa"/>
            <w:vAlign w:val="center"/>
          </w:tcPr>
          <w:p w14:paraId="0A9AD8A4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</w:rPr>
            </w:pPr>
          </w:p>
        </w:tc>
      </w:tr>
      <w:tr w:rsidR="00105404" w:rsidRPr="0037148B" w14:paraId="0DAB01D6" w14:textId="77777777" w:rsidTr="007176CF">
        <w:trPr>
          <w:jc w:val="center"/>
        </w:trPr>
        <w:tc>
          <w:tcPr>
            <w:tcW w:w="1499" w:type="dxa"/>
          </w:tcPr>
          <w:p w14:paraId="4EFE18F0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ต่ำกว่าอนุปริญญา</w:t>
            </w:r>
          </w:p>
          <w:p w14:paraId="050F7D57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Vocational</w:t>
            </w:r>
          </w:p>
        </w:tc>
        <w:tc>
          <w:tcPr>
            <w:tcW w:w="2592" w:type="dxa"/>
            <w:vAlign w:val="center"/>
          </w:tcPr>
          <w:p w14:paraId="3E483764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280" w:type="dxa"/>
            <w:tcBorders>
              <w:top w:val="nil"/>
            </w:tcBorders>
            <w:vAlign w:val="center"/>
          </w:tcPr>
          <w:p w14:paraId="7381C76C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385" w:type="dxa"/>
            <w:vAlign w:val="center"/>
          </w:tcPr>
          <w:p w14:paraId="54CC811B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387" w:type="dxa"/>
            <w:vAlign w:val="center"/>
          </w:tcPr>
          <w:p w14:paraId="4481C0D9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776" w:type="dxa"/>
            <w:vAlign w:val="center"/>
          </w:tcPr>
          <w:p w14:paraId="40D02F15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</w:tr>
      <w:tr w:rsidR="00105404" w:rsidRPr="0037148B" w14:paraId="79C59DAE" w14:textId="77777777">
        <w:trPr>
          <w:jc w:val="center"/>
        </w:trPr>
        <w:tc>
          <w:tcPr>
            <w:tcW w:w="1499" w:type="dxa"/>
          </w:tcPr>
          <w:p w14:paraId="747233F9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ปริญญาตรี</w:t>
            </w:r>
          </w:p>
          <w:p w14:paraId="5C40D15D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Bachelor</w:t>
            </w:r>
          </w:p>
        </w:tc>
        <w:tc>
          <w:tcPr>
            <w:tcW w:w="2592" w:type="dxa"/>
            <w:vAlign w:val="center"/>
          </w:tcPr>
          <w:p w14:paraId="3DACCB01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 xml:space="preserve">มหาวิทยาลัย กาฬสินธุ์ </w:t>
            </w:r>
          </w:p>
        </w:tc>
        <w:tc>
          <w:tcPr>
            <w:tcW w:w="1280" w:type="dxa"/>
            <w:vAlign w:val="center"/>
          </w:tcPr>
          <w:p w14:paraId="28F4C69F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2565</w:t>
            </w:r>
          </w:p>
        </w:tc>
        <w:tc>
          <w:tcPr>
            <w:tcW w:w="1385" w:type="dxa"/>
            <w:vAlign w:val="center"/>
          </w:tcPr>
          <w:p w14:paraId="517492C2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2568</w:t>
            </w:r>
          </w:p>
        </w:tc>
        <w:tc>
          <w:tcPr>
            <w:tcW w:w="1387" w:type="dxa"/>
            <w:vAlign w:val="center"/>
          </w:tcPr>
          <w:p w14:paraId="002F03E2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776" w:type="dxa"/>
            <w:vAlign w:val="center"/>
          </w:tcPr>
          <w:p w14:paraId="26B49BB1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  <w:sz w:val="30"/>
                <w:szCs w:val="30"/>
              </w:rPr>
            </w:pPr>
          </w:p>
        </w:tc>
      </w:tr>
    </w:tbl>
    <w:p w14:paraId="2D3F1645" w14:textId="77777777" w:rsidR="00105404" w:rsidRPr="0037148B" w:rsidRDefault="00105404">
      <w:pPr>
        <w:jc w:val="left"/>
        <w:rPr>
          <w:rFonts w:ascii="TH Sarabun PSK" w:eastAsia="TH Sarabun PSK" w:hAnsi="TH Sarabun PSK" w:cs="TH Sarabun PSK"/>
        </w:rPr>
      </w:pPr>
    </w:p>
    <w:tbl>
      <w:tblPr>
        <w:tblStyle w:val="a1"/>
        <w:tblW w:w="9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1"/>
        <w:gridCol w:w="1517"/>
        <w:gridCol w:w="3284"/>
        <w:gridCol w:w="3180"/>
      </w:tblGrid>
      <w:tr w:rsidR="00105404" w:rsidRPr="0037148B" w14:paraId="49CE52EF" w14:textId="77777777">
        <w:tc>
          <w:tcPr>
            <w:tcW w:w="9492" w:type="dxa"/>
            <w:gridSpan w:val="4"/>
            <w:shd w:val="clear" w:color="auto" w:fill="E6E6E6"/>
          </w:tcPr>
          <w:p w14:paraId="68462ADB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ประวัติการฝึกอบรมและปฏิบัติงานสหกิจศึกษา (Previous Training)</w:t>
            </w:r>
          </w:p>
          <w:p w14:paraId="66E712EF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แนบเอกสารเพิ่มเติมมาพร้อมนี้ (Additional pages are attached)</w:t>
            </w:r>
          </w:p>
        </w:tc>
      </w:tr>
      <w:tr w:rsidR="00105404" w:rsidRPr="0037148B" w14:paraId="7C1E442C" w14:textId="77777777">
        <w:tc>
          <w:tcPr>
            <w:tcW w:w="3028" w:type="dxa"/>
            <w:gridSpan w:val="2"/>
            <w:shd w:val="clear" w:color="auto" w:fill="E6E6E6"/>
          </w:tcPr>
          <w:p w14:paraId="0B507B2F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ระยะเวลาฝึก</w:t>
            </w:r>
          </w:p>
          <w:p w14:paraId="2992842E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Training Period</w:t>
            </w:r>
          </w:p>
        </w:tc>
        <w:tc>
          <w:tcPr>
            <w:tcW w:w="3284" w:type="dxa"/>
            <w:vMerge w:val="restart"/>
            <w:shd w:val="clear" w:color="auto" w:fill="E6E6E6"/>
            <w:vAlign w:val="center"/>
          </w:tcPr>
          <w:p w14:paraId="74E5A4D6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สถานที่ปฏิบัติงาน/ที่อยู่</w:t>
            </w:r>
          </w:p>
          <w:p w14:paraId="28F19490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Organization/Address</w:t>
            </w:r>
          </w:p>
        </w:tc>
        <w:tc>
          <w:tcPr>
            <w:tcW w:w="3180" w:type="dxa"/>
            <w:vMerge w:val="restart"/>
            <w:shd w:val="clear" w:color="auto" w:fill="E6E6E6"/>
            <w:vAlign w:val="center"/>
          </w:tcPr>
          <w:p w14:paraId="56DD24AA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ตำแหน่ง/หัวข้ออบรม/หน้าที่</w:t>
            </w:r>
          </w:p>
          <w:p w14:paraId="7CD46B1D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Position/Topics/Job title /Job description</w:t>
            </w:r>
          </w:p>
        </w:tc>
      </w:tr>
      <w:tr w:rsidR="00105404" w:rsidRPr="0037148B" w14:paraId="51F6E504" w14:textId="77777777">
        <w:tc>
          <w:tcPr>
            <w:tcW w:w="1511" w:type="dxa"/>
            <w:shd w:val="clear" w:color="auto" w:fill="E6E6E6"/>
          </w:tcPr>
          <w:p w14:paraId="302A49F1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จาก (From)</w:t>
            </w:r>
          </w:p>
        </w:tc>
        <w:tc>
          <w:tcPr>
            <w:tcW w:w="1517" w:type="dxa"/>
            <w:shd w:val="clear" w:color="auto" w:fill="E6E6E6"/>
          </w:tcPr>
          <w:p w14:paraId="61636310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ถึง (Until)</w:t>
            </w:r>
          </w:p>
        </w:tc>
        <w:tc>
          <w:tcPr>
            <w:tcW w:w="3284" w:type="dxa"/>
            <w:vMerge/>
            <w:shd w:val="clear" w:color="auto" w:fill="E6E6E6"/>
            <w:vAlign w:val="center"/>
          </w:tcPr>
          <w:p w14:paraId="3CDC45B6" w14:textId="77777777" w:rsidR="00105404" w:rsidRPr="0037148B" w:rsidRDefault="0010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H Sarabun PSK" w:eastAsia="TH Sarabun PSK" w:hAnsi="TH Sarabun PSK" w:cs="TH Sarabun PSK"/>
                <w:b/>
              </w:rPr>
            </w:pPr>
          </w:p>
        </w:tc>
        <w:tc>
          <w:tcPr>
            <w:tcW w:w="3180" w:type="dxa"/>
            <w:vMerge/>
            <w:shd w:val="clear" w:color="auto" w:fill="E6E6E6"/>
            <w:vAlign w:val="center"/>
          </w:tcPr>
          <w:p w14:paraId="696B3C58" w14:textId="77777777" w:rsidR="00105404" w:rsidRPr="0037148B" w:rsidRDefault="0010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H Sarabun PSK" w:eastAsia="TH Sarabun PSK" w:hAnsi="TH Sarabun PSK" w:cs="TH Sarabun PSK"/>
                <w:b/>
              </w:rPr>
            </w:pPr>
          </w:p>
        </w:tc>
      </w:tr>
      <w:tr w:rsidR="00105404" w:rsidRPr="0037148B" w14:paraId="4AEBE2B5" w14:textId="77777777">
        <w:tc>
          <w:tcPr>
            <w:tcW w:w="1511" w:type="dxa"/>
          </w:tcPr>
          <w:p w14:paraId="07BCBD9F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23 มิถุนายน 2568</w:t>
            </w:r>
          </w:p>
        </w:tc>
        <w:tc>
          <w:tcPr>
            <w:tcW w:w="1517" w:type="dxa"/>
          </w:tcPr>
          <w:p w14:paraId="6EC33734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17 ตุลาคม 2568</w:t>
            </w:r>
          </w:p>
        </w:tc>
        <w:tc>
          <w:tcPr>
            <w:tcW w:w="3284" w:type="dxa"/>
          </w:tcPr>
          <w:p w14:paraId="5229B9CE" w14:textId="77777777" w:rsidR="00105404" w:rsidRPr="0037148B" w:rsidRDefault="00000000">
            <w:pPr>
              <w:jc w:val="center"/>
              <w:rPr>
                <w:rFonts w:ascii="Arial" w:eastAsia="Arial" w:hAnsi="Arial" w:cs="Arial"/>
                <w:color w:val="FFFFFF"/>
                <w:sz w:val="23"/>
                <w:szCs w:val="23"/>
                <w:shd w:val="clear" w:color="auto" w:fill="242526"/>
              </w:rPr>
            </w:pPr>
            <w:sdt>
              <w:sdtPr>
                <w:tag w:val="goog_rdk_17"/>
                <w:id w:val="1333876536"/>
              </w:sdtPr>
              <w:sdtContent>
                <w:r w:rsidRPr="0037148B">
                  <w:rPr>
                    <w:rFonts w:ascii="Arial Unicode MS" w:eastAsia="Arial Unicode MS" w:hAnsi="Arial Unicode MS" w:cs="Arial Unicode MS"/>
                    <w:color w:val="FFFFFF"/>
                    <w:sz w:val="23"/>
                    <w:szCs w:val="23"/>
                    <w:shd w:val="clear" w:color="auto" w:fill="242526"/>
                  </w:rPr>
                  <w:t>เลขที่ 76/72 ถนนแจ้งวัฒนะ</w:t>
                </w:r>
              </w:sdtContent>
            </w:sdt>
          </w:p>
          <w:p w14:paraId="25C9EDAD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sdt>
              <w:sdtPr>
                <w:tag w:val="goog_rdk_18"/>
                <w:id w:val="1461452669"/>
              </w:sdtPr>
              <w:sdtContent>
                <w:r w:rsidRPr="0037148B">
                  <w:rPr>
                    <w:rFonts w:ascii="Arial Unicode MS" w:eastAsia="Arial Unicode MS" w:hAnsi="Arial Unicode MS" w:cs="Arial Unicode MS"/>
                    <w:color w:val="FFFFFF"/>
                    <w:sz w:val="23"/>
                    <w:szCs w:val="23"/>
                    <w:shd w:val="clear" w:color="auto" w:fill="242526"/>
                  </w:rPr>
                  <w:t xml:space="preserve">อนุสาวรีย์  บางเขน  กทม  10220 </w:t>
                </w:r>
              </w:sdtContent>
            </w:sdt>
          </w:p>
        </w:tc>
        <w:tc>
          <w:tcPr>
            <w:tcW w:w="3180" w:type="dxa"/>
          </w:tcPr>
          <w:p w14:paraId="4EAFD785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 xml:space="preserve">web development </w:t>
            </w:r>
          </w:p>
        </w:tc>
      </w:tr>
      <w:tr w:rsidR="00105404" w:rsidRPr="0037148B" w14:paraId="4F5ECF57" w14:textId="77777777">
        <w:tc>
          <w:tcPr>
            <w:tcW w:w="1511" w:type="dxa"/>
          </w:tcPr>
          <w:p w14:paraId="566507FA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517" w:type="dxa"/>
          </w:tcPr>
          <w:p w14:paraId="7CEFF3EF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3284" w:type="dxa"/>
          </w:tcPr>
          <w:p w14:paraId="1C6E0A2B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3180" w:type="dxa"/>
          </w:tcPr>
          <w:p w14:paraId="4488CE4A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</w:tr>
      <w:tr w:rsidR="00105404" w:rsidRPr="0037148B" w14:paraId="0629F4CE" w14:textId="77777777">
        <w:tc>
          <w:tcPr>
            <w:tcW w:w="1511" w:type="dxa"/>
          </w:tcPr>
          <w:p w14:paraId="03450A03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517" w:type="dxa"/>
          </w:tcPr>
          <w:p w14:paraId="0A9DBA8F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3284" w:type="dxa"/>
          </w:tcPr>
          <w:p w14:paraId="600AAC88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3180" w:type="dxa"/>
          </w:tcPr>
          <w:p w14:paraId="1489D12A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</w:tr>
      <w:tr w:rsidR="00105404" w:rsidRPr="0037148B" w14:paraId="0966E1BC" w14:textId="77777777">
        <w:tc>
          <w:tcPr>
            <w:tcW w:w="1511" w:type="dxa"/>
          </w:tcPr>
          <w:p w14:paraId="12A12D53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1517" w:type="dxa"/>
          </w:tcPr>
          <w:p w14:paraId="4C547C41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3284" w:type="dxa"/>
          </w:tcPr>
          <w:p w14:paraId="602F9ECE" w14:textId="77777777" w:rsidR="00105404" w:rsidRPr="0037148B" w:rsidRDefault="00105404">
            <w:pPr>
              <w:jc w:val="center"/>
              <w:rPr>
                <w:rFonts w:ascii="TH Sarabun PSK" w:eastAsia="TH Sarabun PSK" w:hAnsi="TH Sarabun PSK" w:cs="TH Sarabun PSK"/>
              </w:rPr>
            </w:pPr>
          </w:p>
        </w:tc>
        <w:tc>
          <w:tcPr>
            <w:tcW w:w="3180" w:type="dxa"/>
          </w:tcPr>
          <w:p w14:paraId="1DEC32D5" w14:textId="77777777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</w:rPr>
            </w:pPr>
          </w:p>
        </w:tc>
      </w:tr>
    </w:tbl>
    <w:p w14:paraId="4AEEA04B" w14:textId="77777777" w:rsidR="00105404" w:rsidRPr="0037148B" w:rsidRDefault="00105404">
      <w:pPr>
        <w:spacing w:before="240"/>
        <w:jc w:val="left"/>
        <w:rPr>
          <w:rFonts w:ascii="TH Sarabun PSK" w:eastAsia="TH Sarabun PSK" w:hAnsi="TH Sarabun PSK" w:cs="TH Sarabun PSK"/>
          <w:b/>
          <w:u w:val="single"/>
        </w:rPr>
      </w:pPr>
    </w:p>
    <w:p w14:paraId="3F884386" w14:textId="77777777" w:rsidR="00105404" w:rsidRPr="0037148B" w:rsidRDefault="00105404">
      <w:pPr>
        <w:spacing w:before="240"/>
        <w:jc w:val="left"/>
        <w:rPr>
          <w:rFonts w:ascii="TH Sarabun PSK" w:eastAsia="TH Sarabun PSK" w:hAnsi="TH Sarabun PSK" w:cs="TH Sarabun PSK"/>
          <w:b/>
          <w:u w:val="single"/>
        </w:rPr>
      </w:pPr>
    </w:p>
    <w:p w14:paraId="69934332" w14:textId="77777777" w:rsidR="00105404" w:rsidRPr="0037148B" w:rsidRDefault="00000000">
      <w:pPr>
        <w:spacing w:before="240"/>
        <w:jc w:val="left"/>
        <w:rPr>
          <w:rFonts w:ascii="TH Sarabun PSK" w:eastAsia="TH Sarabun PSK" w:hAnsi="TH Sarabun PSK" w:cs="TH Sarabun PSK"/>
          <w:b/>
          <w:u w:val="single"/>
        </w:rPr>
      </w:pPr>
      <w:r w:rsidRPr="0037148B">
        <w:rPr>
          <w:rFonts w:ascii="TH Sarabun PSK" w:eastAsia="TH Sarabun PSK" w:hAnsi="TH Sarabun PSK" w:cs="TH Sarabun PSK"/>
          <w:b/>
          <w:u w:val="single"/>
        </w:rPr>
        <w:t>จุดมุ่งหมายอาชีพ (Career objectives)</w:t>
      </w:r>
    </w:p>
    <w:p w14:paraId="5185B4FF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ระบุสายงานและลักษณะงานที่นักศึกษาสนใจ</w:t>
      </w:r>
    </w:p>
    <w:p w14:paraId="117D80B1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Indicate your career objectives, files of interest and job preference</w:t>
      </w:r>
    </w:p>
    <w:p w14:paraId="16BEC8EA" w14:textId="51BCBE61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1.</w:t>
      </w:r>
      <w:r w:rsidRPr="0037148B">
        <w:rPr>
          <w:rFonts w:ascii="TH Sarabun PSK" w:eastAsia="TH Sarabun PSK" w:hAnsi="TH Sarabun PSK" w:cs="TH Sarabun PSK"/>
          <w:u w:val="single"/>
        </w:rPr>
        <w:t xml:space="preserve"> นักออกเเบบเว็บไซต์                                                                                                                            </w:t>
      </w:r>
    </w:p>
    <w:p w14:paraId="56469D72" w14:textId="1B2E13DD" w:rsidR="00105404" w:rsidRPr="0037148B" w:rsidRDefault="00000000" w:rsidP="007176CF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2.</w:t>
      </w:r>
      <w:r w:rsidRPr="0037148B">
        <w:rPr>
          <w:rFonts w:ascii="TH Sarabun PSK" w:eastAsia="TH Sarabun PSK" w:hAnsi="TH Sarabun PSK" w:cs="TH Sarabun PSK"/>
          <w:u w:val="single"/>
        </w:rPr>
        <w:t xml:space="preserve"> </w:t>
      </w:r>
      <w:r w:rsidR="007176CF">
        <w:rPr>
          <w:rFonts w:ascii="TH Sarabun PSK" w:eastAsia="TH Sarabun PSK" w:hAnsi="TH Sarabun PSK" w:cs="TH Sarabun PSK" w:hint="cs"/>
          <w:u w:val="single"/>
          <w:cs/>
        </w:rPr>
        <w:t>โปรแกรมเมอร์ซอฟแวร์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  </w:t>
      </w:r>
    </w:p>
    <w:p w14:paraId="6E12FBB3" w14:textId="77777777" w:rsidR="00105404" w:rsidRPr="0037148B" w:rsidRDefault="00105404">
      <w:pPr>
        <w:jc w:val="left"/>
        <w:rPr>
          <w:rFonts w:ascii="TH Sarabun PSK" w:eastAsia="TH Sarabun PSK" w:hAnsi="TH Sarabun PSK" w:cs="TH Sarabun PSK"/>
          <w:sz w:val="16"/>
          <w:szCs w:val="16"/>
          <w:u w:val="single"/>
        </w:rPr>
      </w:pPr>
    </w:p>
    <w:p w14:paraId="694EF856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  <w:b/>
          <w:u w:val="single"/>
        </w:rPr>
      </w:pPr>
      <w:r w:rsidRPr="0037148B">
        <w:rPr>
          <w:rFonts w:ascii="TH Sarabun PSK" w:eastAsia="TH Sarabun PSK" w:hAnsi="TH Sarabun PSK" w:cs="TH Sarabun PSK"/>
          <w:b/>
          <w:u w:val="single"/>
        </w:rPr>
        <w:t>กิจกรรมนอกหลักสูตร (Student activities)</w:t>
      </w:r>
    </w:p>
    <w:p w14:paraId="1599F441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ระยะเวลา Years</w:t>
      </w:r>
      <w:r w:rsidRPr="0037148B">
        <w:rPr>
          <w:rFonts w:ascii="TH Sarabun PSK" w:eastAsia="TH Sarabun PSK" w:hAnsi="TH Sarabun PSK" w:cs="TH Sarabun PSK"/>
        </w:rPr>
        <w:tab/>
        <w:t>ตำแหน่งและหน้าที่ Position / Responsibility</w:t>
      </w:r>
    </w:p>
    <w:p w14:paraId="4E3C2280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1.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</w:p>
    <w:p w14:paraId="74046DE0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2.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</w:t>
      </w:r>
    </w:p>
    <w:p w14:paraId="68F8215C" w14:textId="77777777" w:rsidR="00105404" w:rsidRPr="0037148B" w:rsidRDefault="00000000">
      <w:pPr>
        <w:jc w:val="left"/>
        <w:rPr>
          <w:rFonts w:ascii="TH Sarabun PSK" w:eastAsia="TH Sarabun PSK" w:hAnsi="TH Sarabun PSK" w:cs="TH Sarabun PSK"/>
          <w:u w:val="single"/>
        </w:rPr>
      </w:pPr>
      <w:r w:rsidRPr="0037148B">
        <w:rPr>
          <w:rFonts w:ascii="TH Sarabun PSK" w:eastAsia="TH Sarabun PSK" w:hAnsi="TH Sarabun PSK" w:cs="TH Sarabun PSK"/>
        </w:rPr>
        <w:t>3.</w:t>
      </w:r>
      <w:r w:rsidRPr="0037148B">
        <w:rPr>
          <w:rFonts w:ascii="TH Sarabun PSK" w:eastAsia="TH Sarabun PSK" w:hAnsi="TH Sarabun PSK" w:cs="TH Sarabun PSK"/>
          <w:u w:val="single"/>
        </w:rPr>
        <w:t xml:space="preserve">                                             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</w:p>
    <w:p w14:paraId="1224B159" w14:textId="77777777" w:rsidR="00105404" w:rsidRPr="0037148B" w:rsidRDefault="00000000">
      <w:pPr>
        <w:spacing w:before="240" w:after="200" w:line="276" w:lineRule="auto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  <w:color w:val="FFFFFF"/>
          <w:u w:val="single"/>
        </w:rPr>
        <w:t>.</w:t>
      </w:r>
      <w:r w:rsidRPr="0037148B">
        <w:rPr>
          <w:rFonts w:ascii="TH Sarabun PSK" w:eastAsia="TH Sarabun PSK" w:hAnsi="TH Sarabun PSK" w:cs="TH Sarabun PSK"/>
        </w:rPr>
        <w:t xml:space="preserve">ความสามารถทางด้านสารสนเทศ Information Ability ให้ทำเครื่องหมาย </w:t>
      </w:r>
      <w:r w:rsidRPr="0037148B">
        <w:rPr>
          <w:rFonts w:ascii="Wingdings 2" w:eastAsia="Wingdings 2" w:hAnsi="Wingdings 2" w:cs="Wingdings 2"/>
        </w:rPr>
        <w:t>✓</w:t>
      </w:r>
      <w:r w:rsidRPr="0037148B">
        <w:rPr>
          <w:rFonts w:ascii="TH Sarabun PSK" w:eastAsia="TH Sarabun PSK" w:hAnsi="TH Sarabun PSK" w:cs="TH Sarabun PSK"/>
        </w:rPr>
        <w:t xml:space="preserve"> ในช่อง </w:t>
      </w:r>
      <w:r w:rsidRPr="0037148B">
        <w:rPr>
          <w:rFonts w:ascii="Wingdings" w:eastAsia="Wingdings" w:hAnsi="Wingdings" w:cs="Wingdings"/>
        </w:rPr>
        <w:t>❑</w:t>
      </w:r>
      <w:r w:rsidRPr="0037148B">
        <w:rPr>
          <w:rFonts w:ascii="TH Sarabun PSK" w:eastAsia="TH Sarabun PSK" w:hAnsi="TH Sarabun PSK" w:cs="TH Sarabun PSK"/>
        </w:rPr>
        <w:t xml:space="preserve"> ที่ต้องการเลือก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2268"/>
        <w:gridCol w:w="1561"/>
        <w:gridCol w:w="1844"/>
        <w:gridCol w:w="1414"/>
      </w:tblGrid>
      <w:tr w:rsidR="00105404" w:rsidRPr="0037148B" w14:paraId="78EA21DF" w14:textId="77777777">
        <w:tc>
          <w:tcPr>
            <w:tcW w:w="2263" w:type="dxa"/>
            <w:shd w:val="clear" w:color="auto" w:fill="auto"/>
          </w:tcPr>
          <w:p w14:paraId="24B45E87" w14:textId="77777777" w:rsidR="00105404" w:rsidRPr="0037148B" w:rsidRDefault="00000000">
            <w:pPr>
              <w:jc w:val="center"/>
              <w:rPr>
                <w:rFonts w:ascii="Sarabun" w:eastAsia="Sarabun" w:hAnsi="Sarabun" w:cs="Sarabun"/>
                <w:b/>
              </w:rPr>
            </w:pPr>
            <w:r w:rsidRPr="0037148B">
              <w:rPr>
                <w:rFonts w:ascii="Sarabun" w:eastAsia="Sarabun" w:hAnsi="Sarabun" w:cs="Sarabun"/>
                <w:b/>
              </w:rPr>
              <w:t xml:space="preserve">ทักษะ (Skills) 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14:paraId="369B278D" w14:textId="77777777" w:rsidR="00105404" w:rsidRPr="0037148B" w:rsidRDefault="00000000">
            <w:pPr>
              <w:jc w:val="center"/>
              <w:rPr>
                <w:rFonts w:ascii="Sarabun" w:eastAsia="Sarabun" w:hAnsi="Sarabun" w:cs="Sarabun"/>
                <w:b/>
              </w:rPr>
            </w:pPr>
            <w:r w:rsidRPr="0037148B">
              <w:rPr>
                <w:rFonts w:ascii="Sarabun" w:eastAsia="Sarabun" w:hAnsi="Sarabun" w:cs="Sarabun"/>
                <w:b/>
              </w:rPr>
              <w:t>ยอดเยี่ยม/Excellent</w:t>
            </w:r>
          </w:p>
        </w:tc>
        <w:tc>
          <w:tcPr>
            <w:tcW w:w="1561" w:type="dxa"/>
            <w:tcBorders>
              <w:bottom w:val="single" w:sz="4" w:space="0" w:color="000000"/>
            </w:tcBorders>
          </w:tcPr>
          <w:p w14:paraId="79492323" w14:textId="77777777" w:rsidR="00105404" w:rsidRPr="0037148B" w:rsidRDefault="00000000">
            <w:pPr>
              <w:jc w:val="center"/>
              <w:rPr>
                <w:rFonts w:ascii="Sarabun" w:eastAsia="Sarabun" w:hAnsi="Sarabun" w:cs="Sarabun"/>
                <w:b/>
              </w:rPr>
            </w:pPr>
            <w:r w:rsidRPr="0037148B">
              <w:rPr>
                <w:rFonts w:ascii="Sarabun" w:eastAsia="Sarabun" w:hAnsi="Sarabun" w:cs="Sarabun"/>
                <w:b/>
              </w:rPr>
              <w:t>ดี/Good</w:t>
            </w:r>
          </w:p>
        </w:tc>
        <w:tc>
          <w:tcPr>
            <w:tcW w:w="1844" w:type="dxa"/>
            <w:tcBorders>
              <w:bottom w:val="single" w:sz="4" w:space="0" w:color="000000"/>
            </w:tcBorders>
          </w:tcPr>
          <w:p w14:paraId="05D5EA88" w14:textId="77777777" w:rsidR="00105404" w:rsidRPr="0037148B" w:rsidRDefault="00000000">
            <w:pPr>
              <w:jc w:val="center"/>
              <w:rPr>
                <w:rFonts w:ascii="Sarabun" w:eastAsia="Sarabun" w:hAnsi="Sarabun" w:cs="Sarabun"/>
                <w:b/>
              </w:rPr>
            </w:pPr>
            <w:r w:rsidRPr="0037148B">
              <w:rPr>
                <w:rFonts w:ascii="Sarabun" w:eastAsia="Sarabun" w:hAnsi="Sarabun" w:cs="Sarabun"/>
                <w:b/>
              </w:rPr>
              <w:t>ปานกลาง/Fair</w:t>
            </w:r>
          </w:p>
        </w:tc>
        <w:tc>
          <w:tcPr>
            <w:tcW w:w="1414" w:type="dxa"/>
            <w:tcBorders>
              <w:bottom w:val="single" w:sz="4" w:space="0" w:color="000000"/>
            </w:tcBorders>
          </w:tcPr>
          <w:p w14:paraId="7A931DC6" w14:textId="77777777" w:rsidR="00105404" w:rsidRPr="0037148B" w:rsidRDefault="00000000">
            <w:pPr>
              <w:jc w:val="center"/>
              <w:rPr>
                <w:rFonts w:ascii="Sarabun" w:eastAsia="Sarabun" w:hAnsi="Sarabun" w:cs="Sarabun"/>
                <w:b/>
              </w:rPr>
            </w:pPr>
            <w:r w:rsidRPr="0037148B">
              <w:rPr>
                <w:rFonts w:ascii="Sarabun" w:eastAsia="Sarabun" w:hAnsi="Sarabun" w:cs="Sarabun"/>
                <w:b/>
              </w:rPr>
              <w:t>พอใช้/Poor</w:t>
            </w:r>
          </w:p>
        </w:tc>
      </w:tr>
      <w:tr w:rsidR="00105404" w:rsidRPr="0037148B" w14:paraId="00204E0E" w14:textId="77777777">
        <w:tc>
          <w:tcPr>
            <w:tcW w:w="2263" w:type="dxa"/>
          </w:tcPr>
          <w:p w14:paraId="49226C69" w14:textId="77777777" w:rsidR="00105404" w:rsidRPr="0037148B" w:rsidRDefault="00000000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  <w:r w:rsidRPr="0037148B">
              <w:rPr>
                <w:rFonts w:ascii="Sarabun" w:eastAsia="Sarabun" w:hAnsi="Sarabun" w:cs="Sarabun"/>
              </w:rPr>
              <w:t>Word</w:t>
            </w:r>
          </w:p>
        </w:tc>
        <w:tc>
          <w:tcPr>
            <w:tcW w:w="2268" w:type="dxa"/>
          </w:tcPr>
          <w:p w14:paraId="48A5D07C" w14:textId="77777777" w:rsidR="00105404" w:rsidRPr="0037148B" w:rsidRDefault="001054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ind w:left="720"/>
              <w:jc w:val="left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561" w:type="dxa"/>
          </w:tcPr>
          <w:p w14:paraId="1C3C04CF" w14:textId="77777777" w:rsidR="00105404" w:rsidRPr="0037148B" w:rsidRDefault="0010540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jc w:val="center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844" w:type="dxa"/>
          </w:tcPr>
          <w:p w14:paraId="459131EC" w14:textId="77777777" w:rsidR="00105404" w:rsidRPr="0037148B" w:rsidRDefault="00105404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</w:p>
        </w:tc>
        <w:tc>
          <w:tcPr>
            <w:tcW w:w="1414" w:type="dxa"/>
          </w:tcPr>
          <w:p w14:paraId="6E34F177" w14:textId="77777777" w:rsidR="00105404" w:rsidRPr="0037148B" w:rsidRDefault="00105404">
            <w:pPr>
              <w:spacing w:line="350" w:lineRule="auto"/>
              <w:rPr>
                <w:rFonts w:ascii="Sarabun" w:eastAsia="Sarabun" w:hAnsi="Sarabun" w:cs="Sarabun"/>
              </w:rPr>
            </w:pPr>
          </w:p>
        </w:tc>
      </w:tr>
      <w:tr w:rsidR="00105404" w:rsidRPr="0037148B" w14:paraId="123814EA" w14:textId="77777777">
        <w:tc>
          <w:tcPr>
            <w:tcW w:w="2263" w:type="dxa"/>
          </w:tcPr>
          <w:p w14:paraId="725F313F" w14:textId="77777777" w:rsidR="00105404" w:rsidRPr="0037148B" w:rsidRDefault="00000000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  <w:r w:rsidRPr="0037148B">
              <w:rPr>
                <w:rFonts w:ascii="Sarabun" w:eastAsia="Sarabun" w:hAnsi="Sarabun" w:cs="Sarabun"/>
              </w:rPr>
              <w:t>Excel</w:t>
            </w:r>
          </w:p>
        </w:tc>
        <w:tc>
          <w:tcPr>
            <w:tcW w:w="2268" w:type="dxa"/>
          </w:tcPr>
          <w:p w14:paraId="48F126A3" w14:textId="77777777" w:rsidR="00105404" w:rsidRPr="0037148B" w:rsidRDefault="001054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ind w:left="720"/>
              <w:jc w:val="left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561" w:type="dxa"/>
          </w:tcPr>
          <w:p w14:paraId="666420E4" w14:textId="77777777" w:rsidR="00105404" w:rsidRPr="0037148B" w:rsidRDefault="0010540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jc w:val="center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844" w:type="dxa"/>
          </w:tcPr>
          <w:p w14:paraId="2A4EB753" w14:textId="77777777" w:rsidR="00105404" w:rsidRPr="0037148B" w:rsidRDefault="00105404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</w:p>
        </w:tc>
        <w:tc>
          <w:tcPr>
            <w:tcW w:w="1414" w:type="dxa"/>
          </w:tcPr>
          <w:p w14:paraId="28DBC598" w14:textId="77777777" w:rsidR="00105404" w:rsidRPr="0037148B" w:rsidRDefault="00105404">
            <w:pPr>
              <w:spacing w:line="350" w:lineRule="auto"/>
              <w:rPr>
                <w:rFonts w:ascii="Sarabun" w:eastAsia="Sarabun" w:hAnsi="Sarabun" w:cs="Sarabun"/>
              </w:rPr>
            </w:pPr>
          </w:p>
        </w:tc>
      </w:tr>
      <w:tr w:rsidR="00105404" w:rsidRPr="0037148B" w14:paraId="0B3F1FA1" w14:textId="77777777">
        <w:tc>
          <w:tcPr>
            <w:tcW w:w="2263" w:type="dxa"/>
          </w:tcPr>
          <w:p w14:paraId="0C870D6F" w14:textId="77777777" w:rsidR="00105404" w:rsidRPr="0037148B" w:rsidRDefault="00000000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  <w:r w:rsidRPr="0037148B">
              <w:rPr>
                <w:rFonts w:ascii="Sarabun" w:eastAsia="Sarabun" w:hAnsi="Sarabun" w:cs="Sarabun"/>
              </w:rPr>
              <w:t>Power Point</w:t>
            </w:r>
          </w:p>
        </w:tc>
        <w:tc>
          <w:tcPr>
            <w:tcW w:w="2268" w:type="dxa"/>
          </w:tcPr>
          <w:p w14:paraId="341B062F" w14:textId="77777777" w:rsidR="00105404" w:rsidRPr="0037148B" w:rsidRDefault="001054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ind w:left="720"/>
              <w:jc w:val="left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561" w:type="dxa"/>
          </w:tcPr>
          <w:p w14:paraId="0BC90F05" w14:textId="77777777" w:rsidR="00105404" w:rsidRPr="0037148B" w:rsidRDefault="0010540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jc w:val="center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844" w:type="dxa"/>
          </w:tcPr>
          <w:p w14:paraId="3B51F368" w14:textId="77777777" w:rsidR="00105404" w:rsidRPr="0037148B" w:rsidRDefault="00105404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</w:p>
        </w:tc>
        <w:tc>
          <w:tcPr>
            <w:tcW w:w="1414" w:type="dxa"/>
          </w:tcPr>
          <w:p w14:paraId="51F3A649" w14:textId="77777777" w:rsidR="00105404" w:rsidRPr="0037148B" w:rsidRDefault="00105404">
            <w:pPr>
              <w:spacing w:line="350" w:lineRule="auto"/>
              <w:rPr>
                <w:rFonts w:ascii="Sarabun" w:eastAsia="Sarabun" w:hAnsi="Sarabun" w:cs="Sarabun"/>
              </w:rPr>
            </w:pPr>
          </w:p>
        </w:tc>
      </w:tr>
      <w:tr w:rsidR="00105404" w:rsidRPr="0037148B" w14:paraId="252AA44C" w14:textId="77777777">
        <w:tc>
          <w:tcPr>
            <w:tcW w:w="2263" w:type="dxa"/>
            <w:tcBorders>
              <w:bottom w:val="single" w:sz="4" w:space="0" w:color="000000"/>
            </w:tcBorders>
          </w:tcPr>
          <w:p w14:paraId="0FAD268D" w14:textId="77777777" w:rsidR="00105404" w:rsidRPr="0037148B" w:rsidRDefault="00000000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  <w:r w:rsidRPr="0037148B">
              <w:rPr>
                <w:rFonts w:ascii="Sarabun" w:eastAsia="Sarabun" w:hAnsi="Sarabun" w:cs="Sarabun"/>
              </w:rPr>
              <w:t>Internet</w:t>
            </w:r>
          </w:p>
        </w:tc>
        <w:tc>
          <w:tcPr>
            <w:tcW w:w="2268" w:type="dxa"/>
          </w:tcPr>
          <w:p w14:paraId="00ACB882" w14:textId="77777777" w:rsidR="00105404" w:rsidRPr="0037148B" w:rsidRDefault="001054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ind w:left="720"/>
              <w:jc w:val="left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561" w:type="dxa"/>
          </w:tcPr>
          <w:p w14:paraId="7D2EF910" w14:textId="77777777" w:rsidR="00105404" w:rsidRPr="0037148B" w:rsidRDefault="0010540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0" w:lineRule="auto"/>
              <w:jc w:val="center"/>
              <w:rPr>
                <w:rFonts w:ascii="Sarabun" w:eastAsia="Sarabun" w:hAnsi="Sarabun" w:cs="Sarabun"/>
                <w:color w:val="000000"/>
                <w:sz w:val="22"/>
                <w:szCs w:val="22"/>
              </w:rPr>
            </w:pPr>
          </w:p>
        </w:tc>
        <w:tc>
          <w:tcPr>
            <w:tcW w:w="1844" w:type="dxa"/>
          </w:tcPr>
          <w:p w14:paraId="0E15D09B" w14:textId="77777777" w:rsidR="00105404" w:rsidRPr="0037148B" w:rsidRDefault="00105404">
            <w:pPr>
              <w:spacing w:line="350" w:lineRule="auto"/>
              <w:jc w:val="center"/>
              <w:rPr>
                <w:rFonts w:ascii="Sarabun" w:eastAsia="Sarabun" w:hAnsi="Sarabun" w:cs="Sarabun"/>
              </w:rPr>
            </w:pPr>
          </w:p>
        </w:tc>
        <w:tc>
          <w:tcPr>
            <w:tcW w:w="1414" w:type="dxa"/>
          </w:tcPr>
          <w:p w14:paraId="75F077A3" w14:textId="77777777" w:rsidR="00105404" w:rsidRPr="0037148B" w:rsidRDefault="00105404">
            <w:pPr>
              <w:spacing w:line="350" w:lineRule="auto"/>
              <w:rPr>
                <w:rFonts w:ascii="Sarabun" w:eastAsia="Sarabun" w:hAnsi="Sarabun" w:cs="Sarabun"/>
              </w:rPr>
            </w:pPr>
          </w:p>
        </w:tc>
      </w:tr>
    </w:tbl>
    <w:p w14:paraId="6FEDC9A7" w14:textId="77777777" w:rsidR="00105404" w:rsidRPr="0037148B" w:rsidRDefault="00000000">
      <w:pPr>
        <w:spacing w:before="240" w:after="200" w:line="276" w:lineRule="auto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 xml:space="preserve">ความสามารถทางภาษา Language Ability ให้ทำเครื่องหมาย </w:t>
      </w:r>
      <w:r w:rsidRPr="0037148B">
        <w:rPr>
          <w:rFonts w:ascii="Wingdings 2" w:eastAsia="Wingdings 2" w:hAnsi="Wingdings 2" w:cs="Wingdings 2"/>
        </w:rPr>
        <w:t>✓</w:t>
      </w:r>
      <w:r w:rsidRPr="0037148B">
        <w:rPr>
          <w:rFonts w:ascii="TH Sarabun PSK" w:eastAsia="TH Sarabun PSK" w:hAnsi="TH Sarabun PSK" w:cs="TH Sarabun PSK"/>
        </w:rPr>
        <w:t xml:space="preserve"> ในช่อง </w:t>
      </w:r>
      <w:r w:rsidRPr="0037148B">
        <w:rPr>
          <w:rFonts w:ascii="Wingdings" w:eastAsia="Wingdings" w:hAnsi="Wingdings" w:cs="Wingdings"/>
        </w:rPr>
        <w:t>❑</w:t>
      </w:r>
      <w:r w:rsidRPr="0037148B">
        <w:rPr>
          <w:rFonts w:ascii="TH Sarabun PSK" w:eastAsia="TH Sarabun PSK" w:hAnsi="TH Sarabun PSK" w:cs="TH Sarabun PSK"/>
        </w:rPr>
        <w:t xml:space="preserve"> ที่ต้องการเลือก</w:t>
      </w:r>
    </w:p>
    <w:tbl>
      <w:tblPr>
        <w:tblStyle w:val="a3"/>
        <w:tblW w:w="8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707"/>
        <w:gridCol w:w="707"/>
        <w:gridCol w:w="708"/>
        <w:gridCol w:w="707"/>
        <w:gridCol w:w="708"/>
        <w:gridCol w:w="707"/>
        <w:gridCol w:w="708"/>
        <w:gridCol w:w="707"/>
        <w:gridCol w:w="708"/>
      </w:tblGrid>
      <w:tr w:rsidR="00105404" w:rsidRPr="0037148B" w14:paraId="323003AD" w14:textId="77777777">
        <w:trPr>
          <w:trHeight w:val="1220"/>
        </w:trPr>
        <w:tc>
          <w:tcPr>
            <w:tcW w:w="2518" w:type="dxa"/>
            <w:vAlign w:val="center"/>
          </w:tcPr>
          <w:p w14:paraId="105E07E7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Sarabun" w:eastAsia="Sarabun" w:hAnsi="Sarabun" w:cs="Sarabun"/>
                <w:b/>
              </w:rPr>
              <w:t>ทักษะ (Skills)</w:t>
            </w:r>
          </w:p>
        </w:tc>
        <w:tc>
          <w:tcPr>
            <w:tcW w:w="2122" w:type="dxa"/>
            <w:gridSpan w:val="3"/>
            <w:vAlign w:val="center"/>
          </w:tcPr>
          <w:p w14:paraId="0261E2B1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ฟัง/Listen</w:t>
            </w:r>
          </w:p>
          <w:p w14:paraId="00425581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ดี/ปานกลาง/พอใช้</w:t>
            </w:r>
          </w:p>
          <w:p w14:paraId="0BD6E7FF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Good/Fair/Poor</w:t>
            </w:r>
          </w:p>
        </w:tc>
        <w:tc>
          <w:tcPr>
            <w:tcW w:w="2122" w:type="dxa"/>
            <w:gridSpan w:val="3"/>
            <w:vAlign w:val="center"/>
          </w:tcPr>
          <w:p w14:paraId="4E8ED99A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พูด/Speaking</w:t>
            </w:r>
          </w:p>
          <w:p w14:paraId="593ECCD5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ดี/ปานกลาง/พอใช้</w:t>
            </w:r>
          </w:p>
          <w:p w14:paraId="5944F55F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Good/Fair/Poor</w:t>
            </w:r>
          </w:p>
        </w:tc>
        <w:tc>
          <w:tcPr>
            <w:tcW w:w="2123" w:type="dxa"/>
            <w:gridSpan w:val="3"/>
            <w:vAlign w:val="center"/>
          </w:tcPr>
          <w:p w14:paraId="4586303A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  <w:b/>
              </w:rPr>
            </w:pPr>
            <w:r w:rsidRPr="0037148B">
              <w:rPr>
                <w:rFonts w:ascii="TH Sarabun PSK" w:eastAsia="TH Sarabun PSK" w:hAnsi="TH Sarabun PSK" w:cs="TH Sarabun PSK"/>
                <w:b/>
              </w:rPr>
              <w:t>เขียน/Writing</w:t>
            </w:r>
          </w:p>
          <w:p w14:paraId="47F4FE6E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ดี/ปานกลาง/พอใช้</w:t>
            </w:r>
          </w:p>
          <w:p w14:paraId="1CD1A83E" w14:textId="77777777" w:rsidR="00105404" w:rsidRPr="0037148B" w:rsidRDefault="00000000">
            <w:pPr>
              <w:jc w:val="center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Good/Fair/Poor</w:t>
            </w:r>
          </w:p>
        </w:tc>
      </w:tr>
      <w:tr w:rsidR="00105404" w:rsidRPr="0037148B" w14:paraId="6E62E41C" w14:textId="77777777">
        <w:trPr>
          <w:trHeight w:val="70"/>
        </w:trPr>
        <w:tc>
          <w:tcPr>
            <w:tcW w:w="2518" w:type="dxa"/>
          </w:tcPr>
          <w:p w14:paraId="7709E3AE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ภาษาอังกฤษ (English)</w:t>
            </w:r>
          </w:p>
        </w:tc>
        <w:tc>
          <w:tcPr>
            <w:tcW w:w="707" w:type="dxa"/>
          </w:tcPr>
          <w:p w14:paraId="51707043" w14:textId="77777777" w:rsidR="00105404" w:rsidRPr="0037148B" w:rsidRDefault="00105404">
            <w:pPr>
              <w:numPr>
                <w:ilvl w:val="0"/>
                <w:numId w:val="1"/>
              </w:numPr>
              <w:spacing w:line="350" w:lineRule="auto"/>
              <w:jc w:val="center"/>
              <w:rPr>
                <w:rFonts w:ascii="Sarabun" w:eastAsia="Sarabun" w:hAnsi="Sarabun" w:cs="Sarabun"/>
                <w:sz w:val="22"/>
                <w:szCs w:val="22"/>
              </w:rPr>
            </w:pPr>
          </w:p>
        </w:tc>
        <w:tc>
          <w:tcPr>
            <w:tcW w:w="707" w:type="dxa"/>
            <w:vAlign w:val="center"/>
          </w:tcPr>
          <w:p w14:paraId="618FA376" w14:textId="69B87B05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  <w:tc>
          <w:tcPr>
            <w:tcW w:w="708" w:type="dxa"/>
            <w:vAlign w:val="center"/>
          </w:tcPr>
          <w:p w14:paraId="5E7EE000" w14:textId="655464D4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  <w:tc>
          <w:tcPr>
            <w:tcW w:w="707" w:type="dxa"/>
            <w:vAlign w:val="center"/>
          </w:tcPr>
          <w:p w14:paraId="44643CB0" w14:textId="71ACF613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  <w:tc>
          <w:tcPr>
            <w:tcW w:w="708" w:type="dxa"/>
            <w:vAlign w:val="center"/>
          </w:tcPr>
          <w:p w14:paraId="5478F9DD" w14:textId="136927AC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  <w:tc>
          <w:tcPr>
            <w:tcW w:w="707" w:type="dxa"/>
            <w:vAlign w:val="center"/>
          </w:tcPr>
          <w:p w14:paraId="40166987" w14:textId="4423B332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  <w:tc>
          <w:tcPr>
            <w:tcW w:w="708" w:type="dxa"/>
            <w:vAlign w:val="center"/>
          </w:tcPr>
          <w:p w14:paraId="36DB3C81" w14:textId="289E6A78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  <w:tc>
          <w:tcPr>
            <w:tcW w:w="707" w:type="dxa"/>
            <w:vAlign w:val="center"/>
          </w:tcPr>
          <w:p w14:paraId="13AD0040" w14:textId="6067473F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  <w:tc>
          <w:tcPr>
            <w:tcW w:w="708" w:type="dxa"/>
            <w:vAlign w:val="center"/>
          </w:tcPr>
          <w:p w14:paraId="6EEF537D" w14:textId="75252AED" w:rsidR="00105404" w:rsidRPr="0037148B" w:rsidRDefault="00105404">
            <w:pPr>
              <w:jc w:val="left"/>
              <w:rPr>
                <w:rFonts w:ascii="TH Sarabun PSK" w:eastAsia="TH Sarabun PSK" w:hAnsi="TH Sarabun PSK" w:cs="TH Sarabun PSK"/>
                <w:color w:val="FFFFFF"/>
              </w:rPr>
            </w:pPr>
          </w:p>
        </w:tc>
      </w:tr>
      <w:tr w:rsidR="00105404" w:rsidRPr="0037148B" w14:paraId="446C88E7" w14:textId="77777777">
        <w:tc>
          <w:tcPr>
            <w:tcW w:w="8885" w:type="dxa"/>
            <w:gridSpan w:val="10"/>
          </w:tcPr>
          <w:p w14:paraId="62D5F032" w14:textId="77777777" w:rsidR="00105404" w:rsidRPr="0037148B" w:rsidRDefault="00000000">
            <w:pPr>
              <w:jc w:val="left"/>
              <w:rPr>
                <w:rFonts w:ascii="TH Sarabun PSK" w:eastAsia="TH Sarabun PSK" w:hAnsi="TH Sarabun PSK" w:cs="TH Sarabun PSK"/>
              </w:rPr>
            </w:pPr>
            <w:r w:rsidRPr="0037148B">
              <w:rPr>
                <w:rFonts w:ascii="TH Sarabun PSK" w:eastAsia="TH Sarabun PSK" w:hAnsi="TH Sarabun PSK" w:cs="TH Sarabun PSK"/>
              </w:rPr>
              <w:t>ภาษาอื่นๆ (ระบุ)</w:t>
            </w:r>
          </w:p>
        </w:tc>
      </w:tr>
    </w:tbl>
    <w:p w14:paraId="12CCDE7C" w14:textId="77777777" w:rsidR="00105404" w:rsidRPr="0037148B" w:rsidRDefault="00000000">
      <w:pPr>
        <w:spacing w:before="120"/>
        <w:ind w:firstLine="7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ขอรับรองว่าข้อความที่ข้าพเจ้าได้แจ้งในใบสมัครข้างต้นเป็นความจริงทุกประการ</w:t>
      </w:r>
    </w:p>
    <w:p w14:paraId="58800959" w14:textId="77777777" w:rsidR="00105404" w:rsidRPr="0037148B" w:rsidRDefault="00105404">
      <w:pPr>
        <w:jc w:val="left"/>
        <w:rPr>
          <w:rFonts w:ascii="TH Sarabun PSK" w:eastAsia="TH Sarabun PSK" w:hAnsi="TH Sarabun PSK" w:cs="TH Sarabun PSK"/>
        </w:rPr>
      </w:pPr>
    </w:p>
    <w:p w14:paraId="42F36E0E" w14:textId="77777777" w:rsidR="00105404" w:rsidRPr="0037148B" w:rsidRDefault="00105404">
      <w:pPr>
        <w:jc w:val="left"/>
        <w:rPr>
          <w:rFonts w:ascii="TH Sarabun PSK" w:eastAsia="TH Sarabun PSK" w:hAnsi="TH Sarabun PSK" w:cs="TH Sarabun PSK"/>
        </w:rPr>
      </w:pPr>
    </w:p>
    <w:p w14:paraId="3F4B878E" w14:textId="77777777" w:rsidR="00D207D4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 xml:space="preserve">   </w:t>
      </w:r>
      <w:r w:rsidRPr="0037148B">
        <w:rPr>
          <w:rFonts w:ascii="TH Sarabun PSK" w:eastAsia="TH Sarabun PSK" w:hAnsi="TH Sarabun PSK" w:cs="TH Sarabun PSK"/>
        </w:rPr>
        <w:tab/>
        <w:t xml:space="preserve">                                                    </w:t>
      </w:r>
    </w:p>
    <w:p w14:paraId="0FD1D6F2" w14:textId="4AAAA3E5" w:rsidR="00105404" w:rsidRPr="0037148B" w:rsidRDefault="00000000">
      <w:pPr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lastRenderedPageBreak/>
        <w:t xml:space="preserve"> </w:t>
      </w:r>
      <w:r w:rsidR="00D207D4">
        <w:rPr>
          <w:rFonts w:ascii="TH Sarabun PSK" w:eastAsia="TH Sarabun PSK" w:hAnsi="TH Sarabun PSK" w:cs="TH Sarabun PSK"/>
        </w:rPr>
        <w:t xml:space="preserve">                                                                                 </w:t>
      </w:r>
      <w:r w:rsidRPr="0037148B">
        <w:rPr>
          <w:rFonts w:ascii="TH Sarabun PSK" w:eastAsia="TH Sarabun PSK" w:hAnsi="TH Sarabun PSK" w:cs="TH Sarabun PSK"/>
        </w:rPr>
        <w:t>อธิวัฒน์ เปรียบจัตุรัส</w:t>
      </w:r>
    </w:p>
    <w:p w14:paraId="6DC9E35E" w14:textId="77777777" w:rsidR="00D207D4" w:rsidRDefault="00000000">
      <w:pPr>
        <w:ind w:left="288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 xml:space="preserve">                                      </w:t>
      </w:r>
    </w:p>
    <w:p w14:paraId="002FBCD0" w14:textId="0DBB012C" w:rsidR="00105404" w:rsidRPr="0037148B" w:rsidRDefault="00D207D4">
      <w:pPr>
        <w:ind w:left="2880"/>
        <w:jc w:val="left"/>
        <w:rPr>
          <w:rFonts w:ascii="TH Sarabun PSK" w:eastAsia="TH Sarabun PSK" w:hAnsi="TH Sarabun PSK" w:cs="TH Sarabun PSK"/>
        </w:rPr>
      </w:pPr>
      <w:r>
        <w:rPr>
          <w:rFonts w:ascii="TH Sarabun PSK" w:eastAsia="TH Sarabun PSK" w:hAnsi="TH Sarabun PSK" w:cs="TH Sarabun PSK" w:hint="cs"/>
          <w:cs/>
        </w:rPr>
        <w:t xml:space="preserve">                                 </w:t>
      </w:r>
      <w:r w:rsidR="00000000" w:rsidRPr="0037148B">
        <w:rPr>
          <w:rFonts w:ascii="TH Sarabun PSK" w:eastAsia="TH Sarabun PSK" w:hAnsi="TH Sarabun PSK" w:cs="TH Sarabun PSK"/>
        </w:rPr>
        <w:t>(</w:t>
      </w:r>
      <w:r>
        <w:rPr>
          <w:rFonts w:ascii="TH Sarabun PSK" w:eastAsia="TH Sarabun PSK" w:hAnsi="TH Sarabun PSK" w:cs="TH Sarabun PSK" w:hint="cs"/>
          <w:cs/>
        </w:rPr>
        <w:t xml:space="preserve"> นาย </w:t>
      </w:r>
      <w:r w:rsidR="00000000" w:rsidRPr="0037148B">
        <w:rPr>
          <w:rFonts w:ascii="TH Sarabun PSK" w:eastAsia="TH Sarabun PSK" w:hAnsi="TH Sarabun PSK" w:cs="TH Sarabun PSK"/>
        </w:rPr>
        <w:t>อธิวัฒน์ เปรียบจัตุรัส</w:t>
      </w:r>
      <w:r>
        <w:rPr>
          <w:rFonts w:ascii="TH Sarabun PSK" w:eastAsia="TH Sarabun PSK" w:hAnsi="TH Sarabun PSK" w:cs="TH Sarabun PSK" w:hint="cs"/>
          <w:cs/>
        </w:rPr>
        <w:t xml:space="preserve"> </w:t>
      </w:r>
      <w:r w:rsidR="00000000" w:rsidRPr="0037148B">
        <w:rPr>
          <w:rFonts w:ascii="TH Sarabun PSK" w:eastAsia="TH Sarabun PSK" w:hAnsi="TH Sarabun PSK" w:cs="TH Sarabun PSK"/>
        </w:rPr>
        <w:t>)</w:t>
      </w:r>
    </w:p>
    <w:p w14:paraId="12313A7C" w14:textId="77777777" w:rsidR="00D207D4" w:rsidRDefault="00000000">
      <w:pPr>
        <w:ind w:left="4320" w:firstLine="7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 xml:space="preserve">                       </w:t>
      </w:r>
    </w:p>
    <w:p w14:paraId="7F0B8AD7" w14:textId="77777777" w:rsidR="00D207D4" w:rsidRDefault="00D207D4">
      <w:pPr>
        <w:ind w:left="4320" w:firstLine="720"/>
        <w:jc w:val="left"/>
        <w:rPr>
          <w:rFonts w:ascii="TH Sarabun PSK" w:eastAsia="TH Sarabun PSK" w:hAnsi="TH Sarabun PSK" w:cs="TH Sarabun PSK"/>
        </w:rPr>
      </w:pPr>
    </w:p>
    <w:p w14:paraId="426B2232" w14:textId="059D4FD0" w:rsidR="00105404" w:rsidRPr="0037148B" w:rsidRDefault="00000000">
      <w:pPr>
        <w:ind w:left="4320" w:firstLine="7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>นักศึกษาผู้ปฏิบัติงานสหกิจศึกษา</w:t>
      </w:r>
    </w:p>
    <w:p w14:paraId="230BBF92" w14:textId="77777777" w:rsidR="00105404" w:rsidRDefault="00000000">
      <w:pPr>
        <w:ind w:left="4320" w:firstLine="720"/>
        <w:jc w:val="left"/>
        <w:rPr>
          <w:rFonts w:ascii="TH Sarabun PSK" w:eastAsia="TH Sarabun PSK" w:hAnsi="TH Sarabun PSK" w:cs="TH Sarabun PSK"/>
        </w:rPr>
      </w:pPr>
      <w:r w:rsidRPr="0037148B">
        <w:rPr>
          <w:rFonts w:ascii="TH Sarabun PSK" w:eastAsia="TH Sarabun PSK" w:hAnsi="TH Sarabun PSK" w:cs="TH Sarabun PSK"/>
        </w:rPr>
        <w:t xml:space="preserve">                           .............................................</w:t>
      </w:r>
    </w:p>
    <w:sectPr w:rsidR="00105404">
      <w:headerReference w:type="default" r:id="rId9"/>
      <w:footerReference w:type="default" r:id="rId10"/>
      <w:pgSz w:w="11906" w:h="16838"/>
      <w:pgMar w:top="1080" w:right="856" w:bottom="180" w:left="144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EA15E4" w14:textId="77777777" w:rsidR="003441F4" w:rsidRPr="0037148B" w:rsidRDefault="003441F4">
      <w:r w:rsidRPr="0037148B">
        <w:separator/>
      </w:r>
    </w:p>
  </w:endnote>
  <w:endnote w:type="continuationSeparator" w:id="0">
    <w:p w14:paraId="78102EF2" w14:textId="77777777" w:rsidR="003441F4" w:rsidRPr="0037148B" w:rsidRDefault="003441F4">
      <w:r w:rsidRPr="0037148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E2BA5C5-6234-4ADA-B5DD-F661906D80E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2" w:fontKey="{83561E44-7B70-4432-87FB-9E6F059F8679}"/>
    <w:embedBold r:id="rId3" w:fontKey="{DC68564D-D3E7-4352-AAB9-E4EB44C08A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8BC1C3B-3705-4210-BD45-87C3E2CC51B7}"/>
    <w:embedBold r:id="rId5" w:fontKey="{AE9769B5-F649-47C0-AA5F-1FBBA1E241C2}"/>
    <w:embedBoldItalic r:id="rId6" w:fontKey="{50314B00-D59E-40B6-8468-F36C54F5CE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62782FCD-FD4B-4B85-97EC-6D5DFD0B35CE}"/>
    <w:embedBold r:id="rId8" w:fontKey="{7AADACF2-D6C4-42AF-908D-BA2854E391EE}"/>
    <w:embedBoldItalic r:id="rId9" w:fontKey="{93AB3D31-1963-4098-B667-91084A1B770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97CFF101-A2CE-476F-8319-0744830E52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70C86E77-7015-4DFF-B651-1E6D9DDC966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2" w:fontKey="{6844B413-B210-4D89-8EDD-EF6DBA7B4908}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3" w:fontKey="{7388D7E3-7E53-43D3-835A-075C25A47D6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4" w:fontKey="{4E097796-3607-4F4F-ABB0-823900E812AC}"/>
    <w:embedItalic r:id="rId15" w:fontKey="{915EE101-061C-48AF-86D9-E35E5DCD2F0B}"/>
  </w:font>
  <w:font w:name="TH Sarabun PSK">
    <w:altName w:val="Cordia New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6" w:fontKey="{6A1E5848-3E55-43A4-B21F-F610F5C3F3E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rabun">
    <w:charset w:val="00"/>
    <w:family w:val="auto"/>
    <w:pitch w:val="default"/>
    <w:embedRegular r:id="rId17" w:fontKey="{7484CAC6-C2FD-4781-9184-E8C6AC0AEAE5}"/>
    <w:embedBold r:id="rId18" w:fontKey="{4A044FD4-634A-4E8E-B462-594DA1F5DC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BEC" w14:textId="77777777" w:rsidR="00105404" w:rsidRPr="0037148B" w:rsidRDefault="00105404">
    <w:pPr>
      <w:tabs>
        <w:tab w:val="left" w:pos="1418"/>
        <w:tab w:val="left" w:pos="1758"/>
      </w:tabs>
      <w:jc w:val="left"/>
      <w:rPr>
        <w:rFonts w:ascii="TH Sarabun PSK" w:eastAsia="TH Sarabun PSK" w:hAnsi="TH Sarabun PSK" w:cs="TH Sarabun PSK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17DDE" w14:textId="77777777" w:rsidR="003441F4" w:rsidRPr="0037148B" w:rsidRDefault="003441F4">
      <w:r w:rsidRPr="0037148B">
        <w:separator/>
      </w:r>
    </w:p>
  </w:footnote>
  <w:footnote w:type="continuationSeparator" w:id="0">
    <w:p w14:paraId="2C9E2811" w14:textId="77777777" w:rsidR="003441F4" w:rsidRPr="0037148B" w:rsidRDefault="003441F4">
      <w:r w:rsidRPr="0037148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AE5CE4" w14:textId="77777777" w:rsidR="00105404" w:rsidRPr="0037148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both"/>
      <w:rPr>
        <w:rFonts w:ascii="TH Sarabun PSK" w:eastAsia="TH Sarabun PSK" w:hAnsi="TH Sarabun PSK" w:cs="TH Sarabun PSK"/>
        <w:color w:val="000000"/>
        <w:sz w:val="28"/>
        <w:szCs w:val="28"/>
      </w:rPr>
    </w:pPr>
    <w:r w:rsidRPr="0037148B">
      <w:rPr>
        <w:rFonts w:ascii="TH Sarabun PSK" w:eastAsia="TH Sarabun PSK" w:hAnsi="TH Sarabun PSK" w:cs="TH Sarabun PSK"/>
        <w:color w:val="000000"/>
        <w:sz w:val="28"/>
        <w:szCs w:val="28"/>
      </w:rPr>
      <w:drawing>
        <wp:inline distT="0" distB="0" distL="0" distR="0" wp14:anchorId="6E86595E" wp14:editId="331F6548">
          <wp:extent cx="504825" cy="647700"/>
          <wp:effectExtent l="0" t="0" r="0" b="0"/>
          <wp:docPr id="7" name="image1.png" descr="ผลการค้นหารูปภาพสำหรับ ตรามหาวิทยาลัยกาฬสินธุ์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ผลการค้นหารูปภาพสำหรับ ตรามหาวิทยาลัยกาฬสินธุ์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Pr="0037148B">
      <w:rPr>
        <w:rFonts w:ascii="TH Sarabun PSK" w:eastAsia="TH Sarabun PSK" w:hAnsi="TH Sarabun PSK" w:cs="TH Sarabun PSK"/>
        <w:b/>
        <w:color w:val="000000"/>
        <w:sz w:val="24"/>
        <w:szCs w:val="24"/>
      </w:rPr>
      <w:t>มหาวิทยาลัยกาฬสินธุ์</w:t>
    </w:r>
    <w:r w:rsidRPr="0037148B">
      <w:rPr>
        <w:rFonts w:ascii="TH Sarabun PSK" w:eastAsia="TH Sarabun PSK" w:hAnsi="TH Sarabun PSK" w:cs="TH Sarabun PSK"/>
        <w:color w:val="000000"/>
        <w:sz w:val="28"/>
        <w:szCs w:val="28"/>
      </w:rPr>
      <w:t xml:space="preserve"> </w:t>
    </w:r>
  </w:p>
  <w:p w14:paraId="532E389F" w14:textId="77777777" w:rsidR="00105404" w:rsidRPr="0037148B" w:rsidRDefault="00105404">
    <w:pP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9C2025"/>
    <w:multiLevelType w:val="multilevel"/>
    <w:tmpl w:val="D1C618B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56781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404"/>
    <w:rsid w:val="00105404"/>
    <w:rsid w:val="003441F4"/>
    <w:rsid w:val="0037148B"/>
    <w:rsid w:val="0039441C"/>
    <w:rsid w:val="00710005"/>
    <w:rsid w:val="007176CF"/>
    <w:rsid w:val="00D207D4"/>
    <w:rsid w:val="00DE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AF2A4"/>
  <w15:docId w15:val="{4B30F3D3-CBDD-4522-9DFE-4F8D95A1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rowallia New" w:eastAsia="Browallia New" w:hAnsi="Browallia New" w:cs="Browallia New"/>
        <w:sz w:val="32"/>
        <w:szCs w:val="32"/>
        <w:lang w:val="en-US" w:eastAsia="en-US" w:bidi="th-TH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2CF"/>
    <w:pPr>
      <w:autoSpaceDE w:val="0"/>
      <w:autoSpaceDN w:val="0"/>
      <w:adjustRightInd w:val="0"/>
      <w:jc w:val="thaiDistribute"/>
    </w:pPr>
    <w:rPr>
      <w:noProof/>
      <w:spacing w:val="5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42CF"/>
    <w:pPr>
      <w:keepNext/>
      <w:keepLines/>
      <w:jc w:val="right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semiHidden/>
    <w:unhideWhenUsed/>
    <w:qFormat/>
    <w:rsid w:val="00D542CF"/>
    <w:pPr>
      <w:tabs>
        <w:tab w:val="left" w:pos="426"/>
      </w:tabs>
      <w:spacing w:before="240"/>
      <w:jc w:val="left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42CF"/>
    <w:pPr>
      <w:keepNext/>
      <w:keepLines/>
      <w:spacing w:before="200"/>
      <w:outlineLvl w:val="2"/>
    </w:pPr>
    <w:rPr>
      <w:rFonts w:ascii="Cambria" w:eastAsia="Times New Roman" w:hAnsi="Cambria" w:cs="Angsana New"/>
      <w:b/>
      <w:bCs/>
      <w:color w:val="4F81BD"/>
      <w:szCs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42CF"/>
    <w:pPr>
      <w:keepNext/>
      <w:keepLines/>
      <w:spacing w:before="200"/>
      <w:outlineLvl w:val="3"/>
    </w:pPr>
    <w:rPr>
      <w:rFonts w:ascii="Cambria" w:eastAsia="Times New Roman" w:hAnsi="Cambria" w:cs="Angsana New"/>
      <w:b/>
      <w:bCs/>
      <w:i/>
      <w:iCs/>
      <w:color w:val="4F81BD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42CF"/>
    <w:pPr>
      <w:jc w:val="center"/>
    </w:pPr>
    <w:rPr>
      <w:b/>
      <w:bCs/>
      <w:sz w:val="48"/>
      <w:szCs w:val="48"/>
    </w:rPr>
  </w:style>
  <w:style w:type="character" w:customStyle="1" w:styleId="1">
    <w:name w:val="ฟอนต์ของย่อหน้าเริ่มต้น1"/>
    <w:uiPriority w:val="1"/>
    <w:semiHidden/>
    <w:unhideWhenUsed/>
    <w:rsid w:val="00496110"/>
  </w:style>
  <w:style w:type="character" w:customStyle="1" w:styleId="Heading1Char">
    <w:name w:val="Heading 1 Char"/>
    <w:link w:val="Heading1"/>
    <w:rsid w:val="00D542CF"/>
    <w:rPr>
      <w:rFonts w:ascii="Browallia New" w:eastAsia="Browallia New" w:hAnsi="Browallia New" w:cs="Browallia New"/>
      <w:b/>
      <w:bCs/>
      <w:spacing w:val="5"/>
      <w:sz w:val="36"/>
      <w:szCs w:val="36"/>
    </w:rPr>
  </w:style>
  <w:style w:type="character" w:customStyle="1" w:styleId="Heading2Char">
    <w:name w:val="Heading 2 Char"/>
    <w:link w:val="Heading2"/>
    <w:rsid w:val="00D542CF"/>
    <w:rPr>
      <w:rFonts w:ascii="Browallia New" w:eastAsia="Browallia New" w:hAnsi="Browallia New" w:cs="Browallia New"/>
      <w:b/>
      <w:bCs/>
      <w:spacing w:val="5"/>
      <w:sz w:val="36"/>
      <w:szCs w:val="36"/>
    </w:rPr>
  </w:style>
  <w:style w:type="character" w:customStyle="1" w:styleId="Heading3Char">
    <w:name w:val="Heading 3 Char"/>
    <w:link w:val="Heading3"/>
    <w:rsid w:val="00D542CF"/>
    <w:rPr>
      <w:rFonts w:ascii="Cambria" w:eastAsia="Times New Roman" w:hAnsi="Cambria" w:cs="Angsana New"/>
      <w:b/>
      <w:bCs/>
      <w:color w:val="4F81BD"/>
      <w:spacing w:val="5"/>
      <w:sz w:val="32"/>
      <w:szCs w:val="40"/>
    </w:rPr>
  </w:style>
  <w:style w:type="character" w:customStyle="1" w:styleId="Heading4Char">
    <w:name w:val="Heading 4 Char"/>
    <w:link w:val="Heading4"/>
    <w:uiPriority w:val="9"/>
    <w:rsid w:val="00D542CF"/>
    <w:rPr>
      <w:rFonts w:ascii="Cambria" w:eastAsia="Times New Roman" w:hAnsi="Cambria" w:cs="Angsana New"/>
      <w:b/>
      <w:bCs/>
      <w:i/>
      <w:iCs/>
      <w:color w:val="4F81BD"/>
      <w:spacing w:val="5"/>
      <w:sz w:val="32"/>
      <w:szCs w:val="40"/>
    </w:rPr>
  </w:style>
  <w:style w:type="paragraph" w:styleId="BalloonText">
    <w:name w:val="Balloon Text"/>
    <w:basedOn w:val="Normal"/>
    <w:link w:val="BalloonTextChar"/>
    <w:semiHidden/>
    <w:unhideWhenUsed/>
    <w:rsid w:val="00D542CF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semiHidden/>
    <w:rsid w:val="00D542CF"/>
    <w:rPr>
      <w:rFonts w:ascii="Tahoma" w:eastAsia="Browallia New" w:hAnsi="Tahoma" w:cs="Angsana New"/>
      <w:spacing w:val="5"/>
      <w:sz w:val="16"/>
      <w:szCs w:val="20"/>
    </w:rPr>
  </w:style>
  <w:style w:type="table" w:styleId="TableGrid">
    <w:name w:val="Table Grid"/>
    <w:basedOn w:val="TableNormal"/>
    <w:uiPriority w:val="59"/>
    <w:rsid w:val="00D542C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link w:val="Title"/>
    <w:uiPriority w:val="10"/>
    <w:rsid w:val="00D542CF"/>
    <w:rPr>
      <w:rFonts w:ascii="Browallia New" w:eastAsia="Browallia New" w:hAnsi="Browallia New" w:cs="Browallia New"/>
      <w:b/>
      <w:bCs/>
      <w:spacing w:val="5"/>
      <w:sz w:val="48"/>
      <w:szCs w:val="48"/>
    </w:rPr>
  </w:style>
  <w:style w:type="paragraph" w:customStyle="1" w:styleId="NoSpacing1">
    <w:name w:val="No Spacing1"/>
    <w:uiPriority w:val="1"/>
    <w:qFormat/>
    <w:rsid w:val="00D542CF"/>
    <w:pPr>
      <w:jc w:val="thaiDistribute"/>
    </w:pPr>
    <w:rPr>
      <w:szCs w:val="40"/>
    </w:rPr>
  </w:style>
  <w:style w:type="paragraph" w:customStyle="1" w:styleId="ListParagraph1">
    <w:name w:val="List Paragraph1"/>
    <w:basedOn w:val="Normal"/>
    <w:uiPriority w:val="34"/>
    <w:qFormat/>
    <w:rsid w:val="00D542CF"/>
    <w:pPr>
      <w:tabs>
        <w:tab w:val="left" w:pos="851"/>
      </w:tabs>
      <w:contextualSpacing/>
    </w:pPr>
  </w:style>
  <w:style w:type="paragraph" w:styleId="Caption">
    <w:name w:val="caption"/>
    <w:basedOn w:val="Normal"/>
    <w:next w:val="Normal"/>
    <w:uiPriority w:val="35"/>
    <w:qFormat/>
    <w:rsid w:val="00D542CF"/>
    <w:pPr>
      <w:jc w:val="left"/>
    </w:pPr>
    <w:rPr>
      <w:b/>
      <w:bCs/>
    </w:rPr>
  </w:style>
  <w:style w:type="paragraph" w:styleId="Header">
    <w:name w:val="header"/>
    <w:basedOn w:val="Normal"/>
    <w:link w:val="HeaderChar"/>
    <w:unhideWhenUsed/>
    <w:rsid w:val="00D542CF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HeaderChar">
    <w:name w:val="Header Char"/>
    <w:link w:val="Header"/>
    <w:rsid w:val="00D542CF"/>
    <w:rPr>
      <w:rFonts w:ascii="Browallia New" w:eastAsia="Browallia New" w:hAnsi="Browallia New" w:cs="Angsana New"/>
      <w:spacing w:val="5"/>
      <w:sz w:val="32"/>
      <w:szCs w:val="40"/>
    </w:rPr>
  </w:style>
  <w:style w:type="paragraph" w:styleId="Footer">
    <w:name w:val="footer"/>
    <w:basedOn w:val="Normal"/>
    <w:link w:val="FooterChar"/>
    <w:unhideWhenUsed/>
    <w:rsid w:val="00D542CF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FooterChar">
    <w:name w:val="Footer Char"/>
    <w:link w:val="Footer"/>
    <w:rsid w:val="00D542CF"/>
    <w:rPr>
      <w:rFonts w:ascii="Browallia New" w:eastAsia="Browallia New" w:hAnsi="Browallia New" w:cs="Angsana New"/>
      <w:spacing w:val="5"/>
      <w:sz w:val="32"/>
      <w:szCs w:val="40"/>
    </w:rPr>
  </w:style>
  <w:style w:type="paragraph" w:customStyle="1" w:styleId="Revision1">
    <w:name w:val="Revision1"/>
    <w:hidden/>
    <w:uiPriority w:val="99"/>
    <w:semiHidden/>
    <w:rsid w:val="00D542CF"/>
    <w:rPr>
      <w:szCs w:val="40"/>
    </w:rPr>
  </w:style>
  <w:style w:type="paragraph" w:styleId="NormalWeb">
    <w:name w:val="Normal (Web)"/>
    <w:basedOn w:val="Normal"/>
    <w:uiPriority w:val="99"/>
    <w:unhideWhenUsed/>
    <w:rsid w:val="00D542CF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sz w:val="28"/>
      <w:szCs w:val="28"/>
    </w:rPr>
  </w:style>
  <w:style w:type="paragraph" w:styleId="ListParagraph">
    <w:name w:val="List Paragraph"/>
    <w:basedOn w:val="Normal"/>
    <w:qFormat/>
    <w:rsid w:val="00D542CF"/>
    <w:pPr>
      <w:spacing w:line="276" w:lineRule="auto"/>
      <w:ind w:left="720"/>
      <w:contextualSpacing/>
      <w:jc w:val="left"/>
    </w:pPr>
    <w:rPr>
      <w:rFonts w:ascii="Calibri" w:eastAsia="Calibri" w:hAnsi="Calibri" w:cs="Cordia New"/>
      <w:sz w:val="22"/>
      <w:szCs w:val="28"/>
    </w:rPr>
  </w:style>
  <w:style w:type="paragraph" w:customStyle="1" w:styleId="Default">
    <w:name w:val="Default"/>
    <w:rsid w:val="00D542CF"/>
    <w:pPr>
      <w:autoSpaceDE w:val="0"/>
      <w:autoSpaceDN w:val="0"/>
      <w:adjustRightInd w:val="0"/>
    </w:pPr>
    <w:rPr>
      <w:rFonts w:ascii="Cordia New" w:eastAsia="Times New Roman" w:hAnsi="Cordia New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D542CF"/>
    <w:pPr>
      <w:spacing w:after="120"/>
      <w:jc w:val="left"/>
    </w:pPr>
    <w:rPr>
      <w:rFonts w:ascii="Cordia New" w:eastAsia="Cordia New" w:hAnsi="Cordia New" w:cs="Cordia New"/>
      <w:sz w:val="28"/>
      <w:lang w:eastAsia="zh-CN"/>
    </w:rPr>
  </w:style>
  <w:style w:type="character" w:customStyle="1" w:styleId="BodyTextChar">
    <w:name w:val="Body Text Char"/>
    <w:link w:val="BodyText"/>
    <w:rsid w:val="00D542CF"/>
    <w:rPr>
      <w:rFonts w:ascii="Cordia New" w:eastAsia="Cordia New" w:hAnsi="Cordia New" w:cs="Cordia New"/>
      <w:spacing w:val="5"/>
      <w:sz w:val="28"/>
      <w:szCs w:val="32"/>
      <w:lang w:eastAsia="zh-CN"/>
    </w:rPr>
  </w:style>
  <w:style w:type="paragraph" w:styleId="MacroText">
    <w:name w:val="macro"/>
    <w:link w:val="MacroTextChar"/>
    <w:semiHidden/>
    <w:rsid w:val="00D542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EucrosiaUPC" w:eastAsia="Times New Roman" w:hAnsi="EucrosiaUPC" w:cs="EucrosiaUPC"/>
      <w:sz w:val="28"/>
      <w:szCs w:val="28"/>
    </w:rPr>
  </w:style>
  <w:style w:type="character" w:customStyle="1" w:styleId="MacroTextChar">
    <w:name w:val="Macro Text Char"/>
    <w:link w:val="MacroText"/>
    <w:semiHidden/>
    <w:rsid w:val="00D542CF"/>
    <w:rPr>
      <w:rFonts w:ascii="EucrosiaUPC" w:eastAsia="Times New Roman" w:hAnsi="EucrosiaUPC" w:cs="EucrosiaUPC"/>
      <w:sz w:val="28"/>
      <w:szCs w:val="28"/>
      <w:lang w:val="en-US" w:eastAsia="en-US" w:bidi="th-TH"/>
    </w:rPr>
  </w:style>
  <w:style w:type="paragraph" w:styleId="BodyTextIndent">
    <w:name w:val="Body Text Indent"/>
    <w:basedOn w:val="Normal"/>
    <w:link w:val="BodyTextIndentChar"/>
    <w:rsid w:val="00D542CF"/>
    <w:pPr>
      <w:spacing w:after="120"/>
      <w:ind w:left="283"/>
      <w:jc w:val="left"/>
    </w:pPr>
    <w:rPr>
      <w:rFonts w:ascii="Cordia New" w:eastAsia="Cordia New" w:hAnsi="Cordia New" w:cs="Cordia New"/>
      <w:sz w:val="28"/>
      <w:lang w:eastAsia="zh-CN"/>
    </w:rPr>
  </w:style>
  <w:style w:type="character" w:customStyle="1" w:styleId="BodyTextIndentChar">
    <w:name w:val="Body Text Indent Char"/>
    <w:link w:val="BodyTextIndent"/>
    <w:rsid w:val="00D542CF"/>
    <w:rPr>
      <w:rFonts w:ascii="Cordia New" w:eastAsia="Cordia New" w:hAnsi="Cordia New" w:cs="Cordia New"/>
      <w:spacing w:val="5"/>
      <w:sz w:val="28"/>
      <w:szCs w:val="32"/>
      <w:lang w:eastAsia="zh-CN"/>
    </w:rPr>
  </w:style>
  <w:style w:type="character" w:styleId="PageNumber">
    <w:name w:val="page number"/>
    <w:basedOn w:val="1"/>
    <w:rsid w:val="00D542CF"/>
  </w:style>
  <w:style w:type="character" w:customStyle="1" w:styleId="10">
    <w:name w:val="ไฮเปอร์ลิงก์1"/>
    <w:uiPriority w:val="99"/>
    <w:unhideWhenUsed/>
    <w:rsid w:val="00D542C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42CF"/>
    <w:pPr>
      <w:tabs>
        <w:tab w:val="right" w:pos="8659"/>
      </w:tabs>
      <w:jc w:val="right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542CF"/>
    <w:pPr>
      <w:tabs>
        <w:tab w:val="left" w:pos="1134"/>
        <w:tab w:val="right" w:pos="8659"/>
      </w:tabs>
      <w:ind w:left="1985" w:hanging="1276"/>
      <w:jc w:val="left"/>
    </w:pPr>
  </w:style>
  <w:style w:type="paragraph" w:styleId="TableofFigures">
    <w:name w:val="table of figures"/>
    <w:basedOn w:val="Normal"/>
    <w:next w:val="Normal"/>
    <w:uiPriority w:val="99"/>
    <w:unhideWhenUsed/>
    <w:rsid w:val="00D542CF"/>
  </w:style>
  <w:style w:type="character" w:customStyle="1" w:styleId="11">
    <w:name w:val="ไฮเปอร์ลิงก์ที่ไปมาแล้ว1"/>
    <w:uiPriority w:val="99"/>
    <w:semiHidden/>
    <w:unhideWhenUsed/>
    <w:rsid w:val="00D542CF"/>
    <w:rPr>
      <w:color w:val="800080"/>
      <w:u w:val="single"/>
    </w:rPr>
  </w:style>
  <w:style w:type="character" w:styleId="CommentReference">
    <w:name w:val="annotation reference"/>
    <w:uiPriority w:val="99"/>
    <w:semiHidden/>
    <w:unhideWhenUsed/>
    <w:rsid w:val="00D542C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42CF"/>
    <w:rPr>
      <w:rFonts w:cs="Angsana New"/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D542CF"/>
    <w:rPr>
      <w:rFonts w:ascii="Browallia New" w:eastAsia="Browallia New" w:hAnsi="Browallia New" w:cs="Angsana New"/>
      <w:spacing w:val="5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42C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542CF"/>
    <w:rPr>
      <w:rFonts w:ascii="Browallia New" w:eastAsia="Browallia New" w:hAnsi="Browallia New" w:cs="Angsana New"/>
      <w:b/>
      <w:bCs/>
      <w:spacing w:val="5"/>
      <w:sz w:val="20"/>
      <w:szCs w:val="25"/>
    </w:rPr>
  </w:style>
  <w:style w:type="character" w:customStyle="1" w:styleId="12">
    <w:name w:val="การอ้างถึงที่ไม่ได้แก้ไข1"/>
    <w:uiPriority w:val="99"/>
    <w:semiHidden/>
    <w:unhideWhenUsed/>
    <w:rsid w:val="00221723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A1229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229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csGEuK2GPFwXd59QGQ2nmw7GIQ==">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1574</Words>
  <Characters>8978</Characters>
  <Application>Microsoft Office Word</Application>
  <DocSecurity>0</DocSecurity>
  <Lines>74</Lines>
  <Paragraphs>21</Paragraphs>
  <ScaleCrop>false</ScaleCrop>
  <Company/>
  <LinksUpToDate>false</LinksUpToDate>
  <CharactersWithSpaces>10531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Thirayu Meererksom</dc:creator>
  <cp:lastModifiedBy>nty ati</cp:lastModifiedBy>
  <cp:revision>5</cp:revision>
  <dcterms:created xsi:type="dcterms:W3CDTF">2023-01-31T08:05:00Z</dcterms:created>
  <dcterms:modified xsi:type="dcterms:W3CDTF">2025-04-18T06:24:00Z</dcterms:modified>
</cp:coreProperties>
</file>